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531" w:rsidRDefault="00492531" w:rsidP="00492531"/>
    <w:tbl>
      <w:tblPr>
        <w:tblW w:w="5000" w:type="pct"/>
        <w:jc w:val="center"/>
        <w:tblCellSpacing w:w="7" w:type="dxa"/>
        <w:tblCellMar>
          <w:top w:w="45" w:type="dxa"/>
          <w:left w:w="45" w:type="dxa"/>
          <w:bottom w:w="45" w:type="dxa"/>
          <w:right w:w="45" w:type="dxa"/>
        </w:tblCellMar>
        <w:tblLook w:val="04A0" w:firstRow="1" w:lastRow="0" w:firstColumn="1" w:lastColumn="0" w:noHBand="0" w:noVBand="1"/>
      </w:tblPr>
      <w:tblGrid>
        <w:gridCol w:w="9296"/>
        <w:gridCol w:w="110"/>
        <w:gridCol w:w="27"/>
      </w:tblGrid>
      <w:tr w:rsidR="00492531" w:rsidTr="00D375F6">
        <w:trPr>
          <w:tblCellSpacing w:w="7" w:type="dxa"/>
          <w:jc w:val="center"/>
        </w:trPr>
        <w:tc>
          <w:tcPr>
            <w:tcW w:w="5000" w:type="pct"/>
            <w:vAlign w:val="center"/>
          </w:tcPr>
          <w:p w:rsidR="00492531" w:rsidRDefault="00492531">
            <w:bookmarkStart w:id="0" w:name="_GoBack"/>
            <w:bookmarkEnd w:id="0"/>
          </w:p>
        </w:tc>
        <w:tc>
          <w:tcPr>
            <w:tcW w:w="0" w:type="auto"/>
            <w:shd w:val="clear" w:color="auto" w:fill="EEEEFF"/>
            <w:noWrap/>
          </w:tcPr>
          <w:p w:rsidR="00492531" w:rsidRDefault="00492531"/>
        </w:tc>
        <w:tc>
          <w:tcPr>
            <w:tcW w:w="0" w:type="auto"/>
            <w:noWrap/>
            <w:tcMar>
              <w:top w:w="0" w:type="dxa"/>
              <w:left w:w="0" w:type="dxa"/>
              <w:bottom w:w="0" w:type="dxa"/>
              <w:right w:w="0" w:type="dxa"/>
            </w:tcMar>
            <w:vAlign w:val="center"/>
          </w:tcPr>
          <w:p w:rsidR="00492531" w:rsidRDefault="00492531">
            <w:pPr>
              <w:pStyle w:val="z-BottomofForm"/>
            </w:pPr>
          </w:p>
        </w:tc>
      </w:tr>
    </w:tbl>
    <w:p w:rsidR="00492531" w:rsidRDefault="00492531" w:rsidP="00492531">
      <w:pPr>
        <w:jc w:val="center"/>
        <w:rPr>
          <w:vanish/>
        </w:rPr>
      </w:pPr>
    </w:p>
    <w:p w:rsidR="00492531" w:rsidRDefault="00492531" w:rsidP="00492531">
      <w:pPr>
        <w:rPr>
          <w:ins w:id="1" w:author="Unknown"/>
        </w:rPr>
      </w:pPr>
      <w:bookmarkStart w:id="2" w:name="poststop"/>
      <w:bookmarkEnd w:id="2"/>
    </w:p>
    <w:tbl>
      <w:tblPr>
        <w:tblW w:w="5000" w:type="pct"/>
        <w:jc w:val="center"/>
        <w:tblCellSpacing w:w="7" w:type="dxa"/>
        <w:tblCellMar>
          <w:top w:w="45" w:type="dxa"/>
          <w:left w:w="45" w:type="dxa"/>
          <w:bottom w:w="45" w:type="dxa"/>
          <w:right w:w="45" w:type="dxa"/>
        </w:tblCellMar>
        <w:tblLook w:val="04A0" w:firstRow="1" w:lastRow="0" w:firstColumn="1" w:lastColumn="0" w:noHBand="0" w:noVBand="1"/>
      </w:tblPr>
      <w:tblGrid>
        <w:gridCol w:w="9478"/>
      </w:tblGrid>
      <w:tr w:rsidR="00492531" w:rsidTr="00492531">
        <w:trPr>
          <w:tblCellSpacing w:w="7" w:type="dxa"/>
          <w:jc w:val="center"/>
        </w:trPr>
        <w:tc>
          <w:tcPr>
            <w:tcW w:w="0" w:type="auto"/>
            <w:vAlign w:val="center"/>
            <w:hideMark/>
          </w:tcPr>
          <w:p w:rsidR="00492531" w:rsidRDefault="00492531" w:rsidP="00492531">
            <w:r>
              <w:rPr>
                <w:rStyle w:val="Strong"/>
              </w:rPr>
              <w:t>Dynamic and Static Polymorphism in Java</w:t>
            </w:r>
            <w:r>
              <w:t xml:space="preserve"> </w:t>
            </w:r>
          </w:p>
          <w:p w:rsidR="00492531" w:rsidRDefault="00492531">
            <w:r>
              <w:pict>
                <v:rect id="_x0000_i1034" style="width:0;height:.75pt" o:hralign="center" o:hrstd="t" o:hrnoshade="t" o:hr="t" fillcolor="#d1d1e1" stroked="f"/>
              </w:pict>
            </w:r>
          </w:p>
          <w:p w:rsidR="00492531" w:rsidRDefault="00492531" w:rsidP="00492531">
            <w:r>
              <w:t>Hi</w:t>
            </w:r>
            <w:proofErr w:type="gramStart"/>
            <w:r>
              <w:t>,</w:t>
            </w:r>
            <w:proofErr w:type="gramEnd"/>
            <w:r>
              <w:br/>
            </w:r>
            <w:r>
              <w:br/>
              <w:t>Please suggest, How to achieve Dynamic or Static polymorphism in Java, if possible explain with example.</w:t>
            </w:r>
            <w:r>
              <w:br/>
            </w:r>
            <w:r>
              <w:br/>
              <w:t>Thanks</w:t>
            </w:r>
          </w:p>
          <w:p w:rsidR="00492531" w:rsidRDefault="00492531" w:rsidP="00492531">
            <w:pPr>
              <w:jc w:val="right"/>
            </w:pPr>
            <w:r>
              <w:rPr>
                <w:noProof/>
                <w:color w:val="0000FF"/>
              </w:rPr>
              <w:drawing>
                <wp:inline distT="0" distB="0" distL="0" distR="0" wp14:anchorId="3D88D54E" wp14:editId="456BEDCC">
                  <wp:extent cx="667385" cy="210185"/>
                  <wp:effectExtent l="0" t="0" r="0" b="0"/>
                  <wp:docPr id="17" name="Picture 17" descr="Reply With Quot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ply With Quot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385" cy="210185"/>
                          </a:xfrm>
                          <a:prstGeom prst="rect">
                            <a:avLst/>
                          </a:prstGeom>
                          <a:noFill/>
                          <a:ln>
                            <a:noFill/>
                          </a:ln>
                        </pic:spPr>
                      </pic:pic>
                    </a:graphicData>
                  </a:graphic>
                </wp:inline>
              </w:drawing>
            </w:r>
          </w:p>
        </w:tc>
      </w:tr>
    </w:tbl>
    <w:p w:rsidR="00492531" w:rsidRDefault="00492531" w:rsidP="00492531">
      <w:pPr>
        <w:rPr>
          <w:ins w:id="3" w:author="Unknown"/>
          <w:vanish/>
        </w:rPr>
      </w:pPr>
    </w:p>
    <w:tbl>
      <w:tblPr>
        <w:tblW w:w="5000" w:type="pct"/>
        <w:jc w:val="center"/>
        <w:tblCellSpacing w:w="7" w:type="dxa"/>
        <w:tblCellMar>
          <w:top w:w="45" w:type="dxa"/>
          <w:left w:w="45" w:type="dxa"/>
          <w:bottom w:w="45" w:type="dxa"/>
          <w:right w:w="45" w:type="dxa"/>
        </w:tblCellMar>
        <w:tblLook w:val="04A0" w:firstRow="1" w:lastRow="0" w:firstColumn="1" w:lastColumn="0" w:noHBand="0" w:noVBand="1"/>
      </w:tblPr>
      <w:tblGrid>
        <w:gridCol w:w="9478"/>
      </w:tblGrid>
      <w:tr w:rsidR="00492531" w:rsidTr="00D375F6">
        <w:trPr>
          <w:tblCellSpacing w:w="7" w:type="dxa"/>
          <w:jc w:val="center"/>
        </w:trPr>
        <w:tc>
          <w:tcPr>
            <w:tcW w:w="0" w:type="auto"/>
            <w:vAlign w:val="center"/>
          </w:tcPr>
          <w:p w:rsidR="00492531" w:rsidRDefault="00492531" w:rsidP="00492531"/>
        </w:tc>
      </w:tr>
      <w:tr w:rsidR="00492531" w:rsidTr="00D375F6">
        <w:trPr>
          <w:tblCellSpacing w:w="7" w:type="dxa"/>
          <w:jc w:val="center"/>
        </w:trPr>
        <w:tc>
          <w:tcPr>
            <w:tcW w:w="0" w:type="auto"/>
            <w:tcMar>
              <w:top w:w="0" w:type="dxa"/>
              <w:left w:w="0" w:type="dxa"/>
              <w:bottom w:w="0" w:type="dxa"/>
              <w:right w:w="0" w:type="dxa"/>
            </w:tcMar>
            <w:vAlign w:val="center"/>
          </w:tcPr>
          <w:p w:rsidR="00492531" w:rsidRDefault="00492531"/>
        </w:tc>
      </w:tr>
      <w:tr w:rsidR="00492531" w:rsidRPr="00D375F6" w:rsidTr="00492531">
        <w:trPr>
          <w:tblCellSpacing w:w="7" w:type="dxa"/>
          <w:jc w:val="center"/>
        </w:trPr>
        <w:tc>
          <w:tcPr>
            <w:tcW w:w="0" w:type="auto"/>
            <w:vAlign w:val="center"/>
            <w:hideMark/>
          </w:tcPr>
          <w:p w:rsidR="00492531" w:rsidRPr="00D375F6" w:rsidRDefault="00492531" w:rsidP="00492531">
            <w:r w:rsidRPr="00D375F6">
              <w:rPr>
                <w:rStyle w:val="Strong"/>
                <w:b w:val="0"/>
              </w:rPr>
              <w:t>Re: Dynamic and Static Polymorphism in Java</w:t>
            </w:r>
            <w:r w:rsidRPr="00D375F6">
              <w:t xml:space="preserve"> </w:t>
            </w:r>
          </w:p>
          <w:p w:rsidR="00492531" w:rsidRPr="00D375F6" w:rsidRDefault="00492531">
            <w:r w:rsidRPr="00D375F6">
              <w:pict>
                <v:rect id="_x0000_i1038" style="width:0;height:.75pt" o:hralign="center" o:hrstd="t" o:hrnoshade="t" o:hr="t" fillcolor="#d1d1e1" stroked="f"/>
              </w:pict>
            </w:r>
          </w:p>
          <w:p w:rsidR="00492531" w:rsidRPr="00D375F6" w:rsidRDefault="00492531" w:rsidP="00492531">
            <w:r w:rsidRPr="00D375F6">
              <w:t>Hi</w:t>
            </w:r>
            <w:proofErr w:type="gramStart"/>
            <w:r w:rsidRPr="00D375F6">
              <w:t>,</w:t>
            </w:r>
            <w:proofErr w:type="gramEnd"/>
            <w:r w:rsidRPr="00D375F6">
              <w:br/>
            </w:r>
            <w:r w:rsidRPr="00D375F6">
              <w:br/>
              <w:t xml:space="preserve">Method overloading would be an example of static </w:t>
            </w:r>
            <w:proofErr w:type="spellStart"/>
            <w:r w:rsidRPr="00D375F6">
              <w:t>polymorphism,whereas</w:t>
            </w:r>
            <w:proofErr w:type="spellEnd"/>
            <w:r w:rsidRPr="00D375F6">
              <w:t xml:space="preserve"> overriding would be an example of dynamic polymorphism.</w:t>
            </w:r>
            <w:r w:rsidRPr="00D375F6">
              <w:br/>
              <w:t>And Method overloading would be achieved as follows:</w:t>
            </w:r>
          </w:p>
          <w:p w:rsidR="00492531" w:rsidRPr="00D375F6" w:rsidRDefault="00492531" w:rsidP="00492531">
            <w:r w:rsidRPr="00D375F6">
              <w:t>Code:</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 Overloading*/</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class Example{</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Method1(</w:t>
            </w:r>
            <w:proofErr w:type="spellStart"/>
            <w:r w:rsidRPr="00D375F6">
              <w:t>Int</w:t>
            </w:r>
            <w:proofErr w:type="spellEnd"/>
            <w:r w:rsidRPr="00D375F6">
              <w:t xml:space="preserve"> </w:t>
            </w:r>
            <w:proofErr w:type="spellStart"/>
            <w:r w:rsidRPr="00D375F6">
              <w:t>i,j</w:t>
            </w:r>
            <w:proofErr w:type="spellEnd"/>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method1(</w:t>
            </w:r>
            <w:proofErr w:type="spellStart"/>
            <w:r w:rsidRPr="00D375F6">
              <w:t>Int</w:t>
            </w:r>
            <w:proofErr w:type="spellEnd"/>
            <w:r w:rsidRPr="00D375F6">
              <w:t xml:space="preserve"> </w:t>
            </w:r>
            <w:proofErr w:type="spellStart"/>
            <w:r w:rsidRPr="00D375F6">
              <w:t>i,char</w:t>
            </w:r>
            <w:proofErr w:type="spellEnd"/>
            <w:r w:rsidRPr="00D375F6">
              <w:t xml:space="preserve"> c){}</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main()</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 xml:space="preserve"> Method1 method=new 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method.Method1(5,6);</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method.Method1(7,'A');</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 xml:space="preserve">//it will automatically </w:t>
            </w:r>
            <w:proofErr w:type="gramStart"/>
            <w:r w:rsidRPr="00D375F6">
              <w:t>calls</w:t>
            </w:r>
            <w:proofErr w:type="gramEnd"/>
            <w:r w:rsidRPr="00D375F6">
              <w:t xml:space="preserve"> the proper method by checking the variables declared in the method call.</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 overriding*/</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class 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class Method2{</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lastRenderedPageBreak/>
              <w:t>double method2(</w:t>
            </w:r>
            <w:proofErr w:type="spellStart"/>
            <w:r w:rsidRPr="00D375F6">
              <w:t>int</w:t>
            </w:r>
            <w:proofErr w:type="spellEnd"/>
            <w:r w:rsidRPr="00D375F6">
              <w:t xml:space="preserve"> </w:t>
            </w:r>
            <w:proofErr w:type="spellStart"/>
            <w:r w:rsidRPr="00D375F6">
              <w:t>i,char</w:t>
            </w:r>
            <w:proofErr w:type="spellEnd"/>
            <w:r w:rsidRPr="00D375F6">
              <w:t xml:space="preserve"> a){}</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void main()</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Method1 method=New 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method.Method1();</w:t>
            </w:r>
          </w:p>
          <w:p w:rsidR="00492531" w:rsidRPr="00D375F6" w:rsidRDefault="00492531" w:rsidP="00492531">
            <w:pPr>
              <w:pStyle w:val="HTMLPreformatted"/>
              <w:pBdr>
                <w:top w:val="inset" w:sz="6" w:space="2" w:color="auto"/>
                <w:left w:val="inset" w:sz="6" w:space="2" w:color="auto"/>
                <w:bottom w:val="inset" w:sz="6" w:space="2" w:color="auto"/>
                <w:right w:val="inset" w:sz="6" w:space="2" w:color="auto"/>
              </w:pBdr>
            </w:pPr>
            <w:r w:rsidRPr="00D375F6">
              <w:t>}</w:t>
            </w:r>
          </w:p>
          <w:p w:rsidR="00492531" w:rsidRPr="00D375F6" w:rsidRDefault="00492531" w:rsidP="00492531">
            <w:r w:rsidRPr="00D375F6">
              <w:t xml:space="preserve">Because in case of </w:t>
            </w:r>
            <w:proofErr w:type="spellStart"/>
            <w:r w:rsidRPr="00D375F6">
              <w:t>overloading</w:t>
            </w:r>
            <w:proofErr w:type="gramStart"/>
            <w:r w:rsidRPr="00D375F6">
              <w:t>,at</w:t>
            </w:r>
            <w:proofErr w:type="spellEnd"/>
            <w:proofErr w:type="gramEnd"/>
            <w:r w:rsidRPr="00D375F6">
              <w:t xml:space="preserve"> compile time the compiler knows which method to link to the </w:t>
            </w:r>
            <w:proofErr w:type="spellStart"/>
            <w:r w:rsidRPr="00D375F6">
              <w:t>call.However,it</w:t>
            </w:r>
            <w:proofErr w:type="spellEnd"/>
            <w:r w:rsidRPr="00D375F6">
              <w:t xml:space="preserve"> is determined at runtime for dynamic polymorphism.</w:t>
            </w:r>
          </w:p>
          <w:p w:rsidR="00492531" w:rsidRPr="00D375F6" w:rsidRDefault="00492531" w:rsidP="00492531">
            <w:pPr>
              <w:jc w:val="right"/>
            </w:pPr>
            <w:r w:rsidRPr="00D375F6">
              <w:rPr>
                <w:noProof/>
                <w:color w:val="0000FF"/>
              </w:rPr>
              <w:drawing>
                <wp:inline distT="0" distB="0" distL="0" distR="0" wp14:anchorId="5338B50C" wp14:editId="41866BD8">
                  <wp:extent cx="667385" cy="210185"/>
                  <wp:effectExtent l="0" t="0" r="0" b="0"/>
                  <wp:docPr id="14" name="Picture 14" descr="Reply With Quot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ply With Quote">
                            <a:hlinkClick r:id="rId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385" cy="210185"/>
                          </a:xfrm>
                          <a:prstGeom prst="rect">
                            <a:avLst/>
                          </a:prstGeom>
                          <a:noFill/>
                          <a:ln>
                            <a:noFill/>
                          </a:ln>
                        </pic:spPr>
                      </pic:pic>
                    </a:graphicData>
                  </a:graphic>
                </wp:inline>
              </w:drawing>
            </w:r>
          </w:p>
        </w:tc>
      </w:tr>
      <w:tr w:rsidR="00492531" w:rsidTr="00492531">
        <w:trPr>
          <w:tblCellSpacing w:w="7" w:type="dxa"/>
          <w:jc w:val="center"/>
        </w:trPr>
        <w:tc>
          <w:tcPr>
            <w:tcW w:w="0" w:type="auto"/>
            <w:vAlign w:val="center"/>
            <w:hideMark/>
          </w:tcPr>
          <w:p w:rsidR="00492531" w:rsidRDefault="00492531" w:rsidP="00492531">
            <w:r>
              <w:lastRenderedPageBreak/>
              <w:t>  #</w:t>
            </w:r>
            <w:bookmarkStart w:id="4" w:name="3"/>
            <w:r>
              <w:fldChar w:fldCharType="begin"/>
            </w:r>
            <w:r>
              <w:instrText xml:space="preserve"> HYPERLINK "http://forums.techarena.in/software-development/1070300.htm" \l "post4073968" \o "permalink" </w:instrText>
            </w:r>
            <w:r>
              <w:fldChar w:fldCharType="separate"/>
            </w:r>
            <w:r>
              <w:rPr>
                <w:rStyle w:val="Strong"/>
                <w:color w:val="0000FF"/>
                <w:u w:val="single"/>
              </w:rPr>
              <w:t>3</w:t>
            </w:r>
            <w:r>
              <w:fldChar w:fldCharType="end"/>
            </w:r>
            <w:bookmarkEnd w:id="4"/>
            <w:r>
              <w:t xml:space="preserve">   </w:t>
            </w:r>
          </w:p>
          <w:p w:rsidR="00492531" w:rsidRDefault="00492531" w:rsidP="00492531">
            <w:bookmarkStart w:id="5" w:name="post4073968"/>
            <w:r>
              <w:rPr>
                <w:noProof/>
              </w:rPr>
              <w:drawing>
                <wp:inline distT="0" distB="0" distL="0" distR="0">
                  <wp:extent cx="100330" cy="100330"/>
                  <wp:effectExtent l="0" t="0" r="0" b="0"/>
                  <wp:docPr id="13" name="Picture 13" descr="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bookmarkEnd w:id="5"/>
            <w:r>
              <w:t xml:space="preserve">12-11-2008 </w:t>
            </w:r>
          </w:p>
        </w:tc>
      </w:tr>
      <w:tr w:rsidR="00492531" w:rsidTr="00492531">
        <w:trPr>
          <w:tblCellSpacing w:w="7" w:type="dxa"/>
          <w:jc w:val="center"/>
        </w:trPr>
        <w:tc>
          <w:tcPr>
            <w:tcW w:w="0" w:type="auto"/>
            <w:tcMar>
              <w:top w:w="0" w:type="dxa"/>
              <w:left w:w="0" w:type="dxa"/>
              <w:bottom w:w="0" w:type="dxa"/>
              <w:right w:w="0" w:type="dxa"/>
            </w:tcMar>
            <w:vAlign w:val="center"/>
            <w:hideMark/>
          </w:tcPr>
          <w:tbl>
            <w:tblPr>
              <w:tblW w:w="5000" w:type="pct"/>
              <w:tblCellSpacing w:w="22" w:type="dxa"/>
              <w:tblCellMar>
                <w:left w:w="0" w:type="dxa"/>
                <w:right w:w="0" w:type="dxa"/>
              </w:tblCellMar>
              <w:tblLook w:val="04A0" w:firstRow="1" w:lastRow="0" w:firstColumn="1" w:lastColumn="0" w:noHBand="0" w:noVBand="1"/>
            </w:tblPr>
            <w:tblGrid>
              <w:gridCol w:w="1460"/>
              <w:gridCol w:w="5984"/>
              <w:gridCol w:w="2006"/>
            </w:tblGrid>
            <w:tr w:rsidR="00492531">
              <w:trPr>
                <w:tblCellSpacing w:w="22" w:type="dxa"/>
              </w:trPr>
              <w:tc>
                <w:tcPr>
                  <w:tcW w:w="0" w:type="auto"/>
                  <w:noWrap/>
                  <w:vAlign w:val="center"/>
                  <w:hideMark/>
                </w:tcPr>
                <w:p w:rsidR="00492531" w:rsidRDefault="00492531" w:rsidP="00492531">
                  <w:hyperlink r:id="rId9" w:history="1">
                    <w:proofErr w:type="spellStart"/>
                    <w:r>
                      <w:rPr>
                        <w:rStyle w:val="Hyperlink"/>
                      </w:rPr>
                      <w:t>tomstonsils</w:t>
                    </w:r>
                    <w:proofErr w:type="spellEnd"/>
                  </w:hyperlink>
                  <w:r>
                    <w:t xml:space="preserve"> </w:t>
                  </w:r>
                  <w:r>
                    <w:rPr>
                      <w:noProof/>
                    </w:rPr>
                    <w:drawing>
                      <wp:inline distT="0" distB="0" distL="0" distR="0">
                        <wp:extent cx="146050" cy="146050"/>
                        <wp:effectExtent l="0" t="0" r="6350" b="6350"/>
                        <wp:docPr id="12" name="Picture 12" descr="tomstonsils is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mstonsils is offli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rsidR="00492531" w:rsidRDefault="00492531" w:rsidP="00492531">
                  <w:r>
                    <w:t>Member</w:t>
                  </w:r>
                </w:p>
              </w:tc>
              <w:tc>
                <w:tcPr>
                  <w:tcW w:w="5000" w:type="pct"/>
                  <w:vAlign w:val="center"/>
                  <w:hideMark/>
                </w:tcPr>
                <w:p w:rsidR="00492531" w:rsidRDefault="00492531">
                  <w:r>
                    <w:t> </w:t>
                  </w:r>
                </w:p>
              </w:tc>
              <w:tc>
                <w:tcPr>
                  <w:tcW w:w="0" w:type="auto"/>
                  <w:noWrap/>
                  <w:hideMark/>
                </w:tcPr>
                <w:p w:rsidR="00492531" w:rsidRDefault="00492531" w:rsidP="00492531">
                  <w:r>
                    <w:t>Join Date: Feb 2008</w:t>
                  </w:r>
                </w:p>
                <w:p w:rsidR="00492531" w:rsidRDefault="00492531" w:rsidP="00492531">
                  <w:r>
                    <w:t xml:space="preserve">Posts: 129 </w:t>
                  </w:r>
                </w:p>
              </w:tc>
            </w:tr>
          </w:tbl>
          <w:p w:rsidR="00492531" w:rsidRDefault="00492531"/>
        </w:tc>
      </w:tr>
      <w:tr w:rsidR="00492531" w:rsidTr="00492531">
        <w:trPr>
          <w:tblCellSpacing w:w="7" w:type="dxa"/>
          <w:jc w:val="center"/>
        </w:trPr>
        <w:tc>
          <w:tcPr>
            <w:tcW w:w="0" w:type="auto"/>
            <w:vAlign w:val="center"/>
            <w:hideMark/>
          </w:tcPr>
          <w:p w:rsidR="00492531" w:rsidRDefault="00492531" w:rsidP="00492531">
            <w:r>
              <w:rPr>
                <w:rStyle w:val="Strong"/>
              </w:rPr>
              <w:t>Re: Dynamic and Static Polymorphism in Java</w:t>
            </w:r>
            <w:r>
              <w:t xml:space="preserve"> </w:t>
            </w:r>
          </w:p>
          <w:p w:rsidR="00492531" w:rsidRDefault="00492531">
            <w:r>
              <w:pict>
                <v:rect id="_x0000_i1042" style="width:0;height:.75pt" o:hralign="center" o:hrstd="t" o:hrnoshade="t" o:hr="t" fillcolor="#d1d1e1" stroked="f"/>
              </w:pict>
            </w:r>
          </w:p>
          <w:p w:rsidR="00492531" w:rsidRDefault="00492531" w:rsidP="00492531">
            <w:r>
              <w:t>Polymorphism refers to the ability of an object to behave differently to the same message.</w:t>
            </w:r>
            <w:r>
              <w:br/>
            </w:r>
            <w:r>
              <w:br/>
              <w:t xml:space="preserve">Polymorphism is of two types. </w:t>
            </w:r>
            <w:proofErr w:type="gramStart"/>
            <w:r>
              <w:t>static</w:t>
            </w:r>
            <w:proofErr w:type="gramEnd"/>
            <w:r>
              <w:t xml:space="preserve"> or dynamic. In dynamic polymorphism the response to message is decided on run-time while in static polymorphism it is decided on compile-time.</w:t>
            </w:r>
            <w:r>
              <w:br/>
            </w:r>
            <w:r>
              <w:br/>
              <w:t xml:space="preserve">The assignment of data types in dynamic polymorphism is known as late or dynamic binding. In dynamic binding method call occur based on the object (instance) type at Run time. </w:t>
            </w:r>
            <w:proofErr w:type="spellStart"/>
            <w:r>
              <w:t>Eg</w:t>
            </w:r>
            <w:proofErr w:type="spellEnd"/>
            <w:r>
              <w:t>: method overriding</w:t>
            </w:r>
            <w:r>
              <w:br/>
            </w:r>
            <w:r>
              <w:br/>
              <w:t xml:space="preserve">If the assignment of data types is in compile time it is known as early or static binding. In static binding method call occur based on the reference type at compile time. </w:t>
            </w:r>
            <w:proofErr w:type="spellStart"/>
            <w:r>
              <w:t>Eg</w:t>
            </w:r>
            <w:proofErr w:type="spellEnd"/>
            <w:r>
              <w:t>: method overloading</w:t>
            </w:r>
            <w:r>
              <w:br/>
            </w:r>
            <w:r>
              <w:br/>
            </w:r>
            <w:r>
              <w:rPr>
                <w:b/>
                <w:bCs/>
              </w:rPr>
              <w:t>Method Overloading</w:t>
            </w:r>
            <w:r>
              <w:br/>
              <w:t>Method overloading means creating a new method with the same name and different signature. It uses early binding.</w:t>
            </w:r>
            <w:r>
              <w:br/>
            </w:r>
            <w:r>
              <w:br/>
            </w:r>
            <w:r>
              <w:rPr>
                <w:b/>
                <w:bCs/>
              </w:rPr>
              <w:t>Method Overriding</w:t>
            </w:r>
            <w:r>
              <w:br/>
              <w:t>Method overriding is the process of giving a new definition for an existing method in its child class. All object created at run time on the heap therefore actual binding is done at the runtime only</w:t>
            </w:r>
          </w:p>
          <w:p w:rsidR="00492531" w:rsidRDefault="00492531" w:rsidP="00492531">
            <w:pPr>
              <w:jc w:val="right"/>
            </w:pPr>
            <w:r>
              <w:rPr>
                <w:noProof/>
                <w:color w:val="0000FF"/>
              </w:rPr>
              <w:drawing>
                <wp:inline distT="0" distB="0" distL="0" distR="0">
                  <wp:extent cx="667385" cy="210185"/>
                  <wp:effectExtent l="0" t="0" r="0" b="0"/>
                  <wp:docPr id="11" name="Picture 11" descr="Reply With Quo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ply With Quote">
                            <a:hlinkClick r:id="rId1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385" cy="210185"/>
                          </a:xfrm>
                          <a:prstGeom prst="rect">
                            <a:avLst/>
                          </a:prstGeom>
                          <a:noFill/>
                          <a:ln>
                            <a:noFill/>
                          </a:ln>
                        </pic:spPr>
                      </pic:pic>
                    </a:graphicData>
                  </a:graphic>
                </wp:inline>
              </w:drawing>
            </w:r>
          </w:p>
        </w:tc>
      </w:tr>
    </w:tbl>
    <w:p w:rsidR="00492531" w:rsidRDefault="00492531" w:rsidP="00492531">
      <w:pPr>
        <w:rPr>
          <w:ins w:id="6" w:author="Unknown"/>
          <w:vanish/>
        </w:rPr>
      </w:pPr>
    </w:p>
    <w:tbl>
      <w:tblPr>
        <w:tblW w:w="5000" w:type="pct"/>
        <w:jc w:val="center"/>
        <w:tblCellSpacing w:w="7" w:type="dxa"/>
        <w:tblCellMar>
          <w:top w:w="45" w:type="dxa"/>
          <w:left w:w="45" w:type="dxa"/>
          <w:bottom w:w="45" w:type="dxa"/>
          <w:right w:w="45" w:type="dxa"/>
        </w:tblCellMar>
        <w:tblLook w:val="04A0" w:firstRow="1" w:lastRow="0" w:firstColumn="1" w:lastColumn="0" w:noHBand="0" w:noVBand="1"/>
      </w:tblPr>
      <w:tblGrid>
        <w:gridCol w:w="9478"/>
      </w:tblGrid>
      <w:tr w:rsidR="00492531" w:rsidTr="00492531">
        <w:trPr>
          <w:tblCellSpacing w:w="7" w:type="dxa"/>
          <w:jc w:val="center"/>
        </w:trPr>
        <w:tc>
          <w:tcPr>
            <w:tcW w:w="0" w:type="auto"/>
            <w:vAlign w:val="center"/>
            <w:hideMark/>
          </w:tcPr>
          <w:p w:rsidR="00492531" w:rsidRDefault="00492531" w:rsidP="00492531">
            <w:r>
              <w:t>  #</w:t>
            </w:r>
            <w:bookmarkStart w:id="7" w:name="4"/>
            <w:r>
              <w:fldChar w:fldCharType="begin"/>
            </w:r>
            <w:r>
              <w:instrText xml:space="preserve"> HYPERLINK "http://forums.techarena.in/software-development/1070300.htm" \l "post4973361" \o "permalink" </w:instrText>
            </w:r>
            <w:r>
              <w:fldChar w:fldCharType="separate"/>
            </w:r>
            <w:r>
              <w:rPr>
                <w:rStyle w:val="Strong"/>
                <w:color w:val="0000FF"/>
                <w:u w:val="single"/>
              </w:rPr>
              <w:t>4</w:t>
            </w:r>
            <w:r>
              <w:fldChar w:fldCharType="end"/>
            </w:r>
            <w:bookmarkEnd w:id="7"/>
            <w:r>
              <w:t xml:space="preserve">   </w:t>
            </w:r>
          </w:p>
          <w:p w:rsidR="00492531" w:rsidRDefault="00492531" w:rsidP="00492531">
            <w:bookmarkStart w:id="8" w:name="post4973361"/>
            <w:r>
              <w:rPr>
                <w:noProof/>
              </w:rPr>
              <w:drawing>
                <wp:inline distT="0" distB="0" distL="0" distR="0">
                  <wp:extent cx="100330" cy="100330"/>
                  <wp:effectExtent l="0" t="0" r="0" b="0"/>
                  <wp:docPr id="10" name="Picture 10" descr="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bookmarkEnd w:id="8"/>
            <w:r>
              <w:t xml:space="preserve">09-06-2010 </w:t>
            </w:r>
          </w:p>
        </w:tc>
      </w:tr>
      <w:tr w:rsidR="00492531" w:rsidTr="00492531">
        <w:trPr>
          <w:tblCellSpacing w:w="7" w:type="dxa"/>
          <w:jc w:val="center"/>
        </w:trPr>
        <w:tc>
          <w:tcPr>
            <w:tcW w:w="0" w:type="auto"/>
            <w:tcMar>
              <w:top w:w="0" w:type="dxa"/>
              <w:left w:w="0" w:type="dxa"/>
              <w:bottom w:w="0" w:type="dxa"/>
              <w:right w:w="0" w:type="dxa"/>
            </w:tcMar>
            <w:vAlign w:val="center"/>
            <w:hideMark/>
          </w:tcPr>
          <w:tbl>
            <w:tblPr>
              <w:tblW w:w="5000" w:type="pct"/>
              <w:tblCellSpacing w:w="22" w:type="dxa"/>
              <w:tblCellMar>
                <w:left w:w="0" w:type="dxa"/>
                <w:right w:w="0" w:type="dxa"/>
              </w:tblCellMar>
              <w:tblLook w:val="04A0" w:firstRow="1" w:lastRow="0" w:firstColumn="1" w:lastColumn="0" w:noHBand="0" w:noVBand="1"/>
            </w:tblPr>
            <w:tblGrid>
              <w:gridCol w:w="946"/>
              <w:gridCol w:w="7511"/>
              <w:gridCol w:w="993"/>
            </w:tblGrid>
            <w:tr w:rsidR="00492531">
              <w:trPr>
                <w:tblCellSpacing w:w="22" w:type="dxa"/>
              </w:trPr>
              <w:tc>
                <w:tcPr>
                  <w:tcW w:w="0" w:type="auto"/>
                  <w:noWrap/>
                  <w:vAlign w:val="center"/>
                  <w:hideMark/>
                </w:tcPr>
                <w:p w:rsidR="00492531" w:rsidRDefault="00492531" w:rsidP="00492531">
                  <w:proofErr w:type="spellStart"/>
                  <w:r>
                    <w:t>eswaraaa</w:t>
                  </w:r>
                  <w:proofErr w:type="spellEnd"/>
                  <w:r>
                    <w:t xml:space="preserve"> </w:t>
                  </w:r>
                </w:p>
              </w:tc>
              <w:tc>
                <w:tcPr>
                  <w:tcW w:w="5000" w:type="pct"/>
                  <w:vAlign w:val="center"/>
                  <w:hideMark/>
                </w:tcPr>
                <w:p w:rsidR="00492531" w:rsidRDefault="00492531">
                  <w:r>
                    <w:t> </w:t>
                  </w:r>
                </w:p>
              </w:tc>
              <w:tc>
                <w:tcPr>
                  <w:tcW w:w="0" w:type="auto"/>
                  <w:noWrap/>
                  <w:hideMark/>
                </w:tcPr>
                <w:p w:rsidR="00492531" w:rsidRDefault="00492531" w:rsidP="00492531">
                  <w:r>
                    <w:t xml:space="preserve">Posts: n/a </w:t>
                  </w:r>
                </w:p>
              </w:tc>
            </w:tr>
          </w:tbl>
          <w:p w:rsidR="00492531" w:rsidRDefault="00492531"/>
        </w:tc>
      </w:tr>
      <w:tr w:rsidR="00492531" w:rsidTr="00492531">
        <w:trPr>
          <w:tblCellSpacing w:w="7" w:type="dxa"/>
          <w:jc w:val="center"/>
        </w:trPr>
        <w:tc>
          <w:tcPr>
            <w:tcW w:w="0" w:type="auto"/>
            <w:vAlign w:val="center"/>
            <w:hideMark/>
          </w:tcPr>
          <w:p w:rsidR="00492531" w:rsidRDefault="00492531" w:rsidP="00492531">
            <w:r>
              <w:rPr>
                <w:rStyle w:val="Strong"/>
              </w:rPr>
              <w:t>Re: Dynamic and Static Polymorphism in Java</w:t>
            </w:r>
            <w:r>
              <w:t xml:space="preserve"> </w:t>
            </w:r>
          </w:p>
          <w:p w:rsidR="00492531" w:rsidRDefault="00492531">
            <w:r>
              <w:pict>
                <v:rect id="_x0000_i1045" style="width:0;height:.75pt" o:hralign="center" o:hrstd="t" o:hrnoshade="t" o:hr="t" fillcolor="#d1d1e1" stroked="f"/>
              </w:pict>
            </w:r>
          </w:p>
          <w:p w:rsidR="00492531" w:rsidRDefault="00492531" w:rsidP="00492531">
            <w:r>
              <w:t>Hi,</w:t>
            </w:r>
            <w:r>
              <w:br/>
              <w:t>Method Overloading</w:t>
            </w:r>
            <w:r>
              <w:br/>
            </w:r>
            <w:r>
              <w:lastRenderedPageBreak/>
              <w:br/>
              <w:t xml:space="preserve">Two or more methods in a Java class can have the same name, if their argument lists are different, the feature is known as Method </w:t>
            </w:r>
            <w:proofErr w:type="spellStart"/>
            <w:r>
              <w:t>Overloading.Argument</w:t>
            </w:r>
            <w:proofErr w:type="spellEnd"/>
            <w:r>
              <w:t xml:space="preserve"> list could differ in no of </w:t>
            </w:r>
            <w:proofErr w:type="spellStart"/>
            <w:r>
              <w:t>parameters,data</w:t>
            </w:r>
            <w:proofErr w:type="spellEnd"/>
            <w:r>
              <w:t xml:space="preserve"> type of </w:t>
            </w:r>
            <w:proofErr w:type="spellStart"/>
            <w:r>
              <w:t>parameters,sequence</w:t>
            </w:r>
            <w:proofErr w:type="spellEnd"/>
            <w:r>
              <w:t xml:space="preserve"> of parameters.</w:t>
            </w:r>
            <w:r>
              <w:br/>
              <w:t xml:space="preserve">Calls to overloaded methods will be resolved during compile </w:t>
            </w:r>
            <w:proofErr w:type="spellStart"/>
            <w:r>
              <w:t>time.Method</w:t>
            </w:r>
            <w:proofErr w:type="spellEnd"/>
            <w:r>
              <w:t xml:space="preserve"> overloading is nothing but a Static Polymorphism.</w:t>
            </w:r>
            <w:r>
              <w:br/>
            </w:r>
            <w:r>
              <w:br/>
              <w:t>Example:</w:t>
            </w:r>
            <w:r>
              <w:br/>
            </w:r>
            <w:r>
              <w:br/>
              <w:t xml:space="preserve">class </w:t>
            </w:r>
            <w:proofErr w:type="spellStart"/>
            <w:r>
              <w:t>MethodOverloading</w:t>
            </w:r>
            <w:proofErr w:type="spellEnd"/>
            <w:r>
              <w:t xml:space="preserve">{ </w:t>
            </w:r>
            <w:r>
              <w:br/>
              <w:t>public void display(</w:t>
            </w:r>
            <w:proofErr w:type="spellStart"/>
            <w:r>
              <w:t>int</w:t>
            </w:r>
            <w:proofErr w:type="spellEnd"/>
            <w:r>
              <w:t xml:space="preserve"> </w:t>
            </w:r>
            <w:proofErr w:type="spellStart"/>
            <w:r>
              <w:t>num</w:t>
            </w:r>
            <w:proofErr w:type="spellEnd"/>
            <w:r>
              <w:t xml:space="preserve">){ </w:t>
            </w:r>
            <w:r>
              <w:br/>
            </w:r>
            <w:proofErr w:type="spellStart"/>
            <w:r>
              <w:t>System.out.println</w:t>
            </w:r>
            <w:proofErr w:type="spellEnd"/>
            <w:r>
              <w:t>("\n\</w:t>
            </w:r>
            <w:proofErr w:type="spellStart"/>
            <w:r>
              <w:t>tInteger</w:t>
            </w:r>
            <w:proofErr w:type="spellEnd"/>
            <w:r>
              <w:t xml:space="preserve"> value: " + </w:t>
            </w:r>
            <w:proofErr w:type="spellStart"/>
            <w:r>
              <w:t>num</w:t>
            </w:r>
            <w:proofErr w:type="spellEnd"/>
            <w:r>
              <w:t xml:space="preserve">); </w:t>
            </w:r>
            <w:r>
              <w:br/>
              <w:t xml:space="preserve">} </w:t>
            </w:r>
            <w:r>
              <w:br/>
              <w:t xml:space="preserve">public void display(float value){ </w:t>
            </w:r>
            <w:r>
              <w:br/>
            </w:r>
            <w:proofErr w:type="spellStart"/>
            <w:r>
              <w:t>System.out.println</w:t>
            </w:r>
            <w:proofErr w:type="spellEnd"/>
            <w:r>
              <w:t>("\n\</w:t>
            </w:r>
            <w:proofErr w:type="spellStart"/>
            <w:r>
              <w:t>tFloat</w:t>
            </w:r>
            <w:proofErr w:type="spellEnd"/>
            <w:r>
              <w:t xml:space="preserve"> value: " + value); </w:t>
            </w:r>
            <w:r>
              <w:br/>
              <w:t xml:space="preserve">} </w:t>
            </w:r>
            <w:r>
              <w:br/>
              <w:t xml:space="preserve">public void display(char </w:t>
            </w:r>
            <w:proofErr w:type="spellStart"/>
            <w:r>
              <w:t>ch</w:t>
            </w:r>
            <w:proofErr w:type="spellEnd"/>
            <w:r>
              <w:t xml:space="preserve">){ </w:t>
            </w:r>
            <w:r>
              <w:br/>
            </w:r>
            <w:proofErr w:type="spellStart"/>
            <w:r>
              <w:t>System.out.println</w:t>
            </w:r>
            <w:proofErr w:type="spellEnd"/>
            <w:r>
              <w:t>("\n\</w:t>
            </w:r>
            <w:proofErr w:type="spellStart"/>
            <w:r>
              <w:t>tCharacter</w:t>
            </w:r>
            <w:proofErr w:type="spellEnd"/>
            <w:r>
              <w:t xml:space="preserve"> value: " + </w:t>
            </w:r>
            <w:proofErr w:type="spellStart"/>
            <w:r>
              <w:t>ch</w:t>
            </w:r>
            <w:proofErr w:type="spellEnd"/>
            <w:r>
              <w:t xml:space="preserve">); </w:t>
            </w:r>
            <w:r>
              <w:br/>
              <w:t xml:space="preserve">} </w:t>
            </w:r>
            <w:r>
              <w:br/>
              <w:t xml:space="preserve">} </w:t>
            </w:r>
            <w:r>
              <w:br/>
              <w:t xml:space="preserve">public class </w:t>
            </w:r>
            <w:proofErr w:type="spellStart"/>
            <w:r>
              <w:t>MethodOverloadingDemo</w:t>
            </w:r>
            <w:proofErr w:type="spellEnd"/>
            <w:r>
              <w:t xml:space="preserve">{ </w:t>
            </w:r>
            <w:r>
              <w:br/>
              <w:t xml:space="preserve">public static void main(String </w:t>
            </w:r>
            <w:proofErr w:type="spellStart"/>
            <w:r>
              <w:t>args</w:t>
            </w:r>
            <w:proofErr w:type="spellEnd"/>
            <w:r>
              <w:t xml:space="preserve">[]){ </w:t>
            </w:r>
            <w:r>
              <w:br/>
            </w:r>
            <w:proofErr w:type="spellStart"/>
            <w:r>
              <w:t>MethodOverloading</w:t>
            </w:r>
            <w:proofErr w:type="spellEnd"/>
            <w:r>
              <w:t xml:space="preserve"> </w:t>
            </w:r>
            <w:proofErr w:type="spellStart"/>
            <w:r>
              <w:t>ob</w:t>
            </w:r>
            <w:proofErr w:type="spellEnd"/>
            <w:r>
              <w:t xml:space="preserve"> = new </w:t>
            </w:r>
            <w:proofErr w:type="spellStart"/>
            <w:r>
              <w:t>MethodOverloading</w:t>
            </w:r>
            <w:proofErr w:type="spellEnd"/>
            <w:r>
              <w:t xml:space="preserve">(); </w:t>
            </w:r>
            <w:r>
              <w:br/>
            </w:r>
            <w:proofErr w:type="spellStart"/>
            <w:r>
              <w:t>ob.display</w:t>
            </w:r>
            <w:proofErr w:type="spellEnd"/>
            <w:r>
              <w:t xml:space="preserve">(123); </w:t>
            </w:r>
            <w:r>
              <w:br/>
            </w:r>
            <w:proofErr w:type="spellStart"/>
            <w:r>
              <w:t>ob.display</w:t>
            </w:r>
            <w:proofErr w:type="spellEnd"/>
            <w:r>
              <w:t xml:space="preserve">(1.11f); </w:t>
            </w:r>
            <w:r>
              <w:br/>
            </w:r>
            <w:proofErr w:type="spellStart"/>
            <w:r>
              <w:t>ob.display</w:t>
            </w:r>
            <w:proofErr w:type="spellEnd"/>
            <w:r>
              <w:t xml:space="preserve">('A'); </w:t>
            </w:r>
            <w:r>
              <w:br/>
              <w:t xml:space="preserve">} </w:t>
            </w:r>
            <w:r>
              <w:br/>
              <w:t>}</w:t>
            </w:r>
          </w:p>
          <w:p w:rsidR="00492531" w:rsidRDefault="00492531" w:rsidP="00492531">
            <w:pPr>
              <w:jc w:val="right"/>
            </w:pPr>
            <w:r>
              <w:rPr>
                <w:noProof/>
                <w:color w:val="0000FF"/>
              </w:rPr>
              <w:drawing>
                <wp:inline distT="0" distB="0" distL="0" distR="0">
                  <wp:extent cx="667385" cy="210185"/>
                  <wp:effectExtent l="0" t="0" r="0" b="0"/>
                  <wp:docPr id="9" name="Picture 9" descr="Reply With Quo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ply With Quote">
                            <a:hlinkClick r:id="rId1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385" cy="210185"/>
                          </a:xfrm>
                          <a:prstGeom prst="rect">
                            <a:avLst/>
                          </a:prstGeom>
                          <a:noFill/>
                          <a:ln>
                            <a:noFill/>
                          </a:ln>
                        </pic:spPr>
                      </pic:pic>
                    </a:graphicData>
                  </a:graphic>
                </wp:inline>
              </w:drawing>
            </w:r>
          </w:p>
        </w:tc>
      </w:tr>
      <w:tr w:rsidR="00492531" w:rsidTr="00D375F6">
        <w:trPr>
          <w:tblCellSpacing w:w="7" w:type="dxa"/>
          <w:jc w:val="center"/>
        </w:trPr>
        <w:tc>
          <w:tcPr>
            <w:tcW w:w="0" w:type="auto"/>
            <w:vAlign w:val="center"/>
          </w:tcPr>
          <w:p w:rsidR="00492531" w:rsidRDefault="00492531" w:rsidP="00492531"/>
        </w:tc>
      </w:tr>
      <w:tr w:rsidR="00492531" w:rsidRPr="00D375F6" w:rsidTr="00D375F6">
        <w:trPr>
          <w:tblCellSpacing w:w="7" w:type="dxa"/>
          <w:jc w:val="center"/>
        </w:trPr>
        <w:tc>
          <w:tcPr>
            <w:tcW w:w="0" w:type="auto"/>
            <w:tcMar>
              <w:top w:w="0" w:type="dxa"/>
              <w:left w:w="0" w:type="dxa"/>
              <w:bottom w:w="0" w:type="dxa"/>
              <w:right w:w="0" w:type="dxa"/>
            </w:tcMar>
            <w:vAlign w:val="center"/>
          </w:tcPr>
          <w:p w:rsidR="00492531" w:rsidRPr="00D375F6" w:rsidRDefault="00D375F6">
            <w:pPr>
              <w:rPr>
                <w:b/>
              </w:rPr>
            </w:pPr>
            <w:r w:rsidRPr="00D375F6">
              <w:rPr>
                <w:b/>
              </w:rPr>
              <w:t>Answer</w:t>
            </w:r>
          </w:p>
        </w:tc>
      </w:tr>
      <w:tr w:rsidR="00492531" w:rsidTr="00492531">
        <w:trPr>
          <w:tblCellSpacing w:w="7" w:type="dxa"/>
          <w:jc w:val="center"/>
        </w:trPr>
        <w:tc>
          <w:tcPr>
            <w:tcW w:w="0" w:type="auto"/>
            <w:vAlign w:val="center"/>
            <w:hideMark/>
          </w:tcPr>
          <w:p w:rsidR="00492531" w:rsidRDefault="00492531" w:rsidP="00492531">
            <w:r>
              <w:t>Method overloading and overriding both can be done in Static and dynamic polymorphism.</w:t>
            </w:r>
            <w:r>
              <w:br/>
            </w:r>
            <w:r>
              <w:br/>
              <w:t>It all depends on when the right method selection is being done. i.e., it depends on the type of method we use for overloading and overriding.</w:t>
            </w:r>
            <w:r>
              <w:br/>
            </w:r>
            <w:r>
              <w:br/>
              <w:t>Method overloading and overriding using Instance methods come under runtime/dynamic polymorphism</w:t>
            </w:r>
            <w:r>
              <w:br/>
            </w:r>
            <w:r>
              <w:br/>
              <w:t>Method overloading and overriding using static/private/final methods come under compile time/static polymorphism</w:t>
            </w:r>
            <w:r>
              <w:br/>
            </w:r>
            <w:r>
              <w:br/>
              <w:t>Please remember overriding is not possible using private and final methods.</w:t>
            </w:r>
            <w:r>
              <w:br/>
            </w:r>
            <w:r>
              <w:br/>
              <w:t xml:space="preserve">Please find an example in my next post below proving that method </w:t>
            </w:r>
            <w:r>
              <w:rPr>
                <w:b/>
                <w:bCs/>
              </w:rPr>
              <w:t xml:space="preserve">overriding is an example of </w:t>
            </w:r>
            <w:r>
              <w:rPr>
                <w:b/>
                <w:bCs/>
              </w:rPr>
              <w:lastRenderedPageBreak/>
              <w:t>Dynamic polymorphism</w:t>
            </w:r>
            <w:r>
              <w:br/>
            </w:r>
            <w:r>
              <w:br/>
              <w:t>//verify overriding using Instance methods</w:t>
            </w:r>
            <w:r>
              <w:br/>
              <w:t>//Prove that overriding is an example of dynamic polymorphism also.</w:t>
            </w:r>
            <w:r>
              <w:br/>
            </w:r>
            <w:r>
              <w:br/>
            </w:r>
            <w:r>
              <w:br/>
              <w:t>class Sample</w:t>
            </w:r>
            <w:r>
              <w:br/>
              <w:t>{</w:t>
            </w:r>
            <w:r>
              <w:br/>
            </w:r>
            <w:r>
              <w:br/>
              <w:t>void display()</w:t>
            </w:r>
            <w:r>
              <w:br/>
              <w:t>{</w:t>
            </w:r>
            <w:r>
              <w:br/>
            </w:r>
            <w:r>
              <w:br/>
            </w:r>
            <w:proofErr w:type="spellStart"/>
            <w:r>
              <w:t>System.out.println</w:t>
            </w:r>
            <w:proofErr w:type="spellEnd"/>
            <w:r>
              <w:t>("\</w:t>
            </w:r>
            <w:proofErr w:type="spellStart"/>
            <w:r>
              <w:t>nSample</w:t>
            </w:r>
            <w:proofErr w:type="spellEnd"/>
            <w:r>
              <w:t xml:space="preserve"> class display() method");</w:t>
            </w:r>
            <w:r>
              <w:br/>
            </w:r>
            <w:r>
              <w:br/>
              <w:t>}</w:t>
            </w:r>
            <w:r>
              <w:br/>
            </w:r>
            <w:r>
              <w:br/>
              <w:t>}</w:t>
            </w:r>
            <w:r>
              <w:br/>
            </w:r>
            <w:r>
              <w:br/>
            </w:r>
            <w:r>
              <w:br/>
              <w:t>class Demo extends Sample</w:t>
            </w:r>
            <w:r>
              <w:br/>
              <w:t>{</w:t>
            </w:r>
            <w:r>
              <w:br/>
            </w:r>
            <w:r>
              <w:br/>
              <w:t>void display1()</w:t>
            </w:r>
            <w:r>
              <w:br/>
              <w:t>{</w:t>
            </w:r>
            <w:r>
              <w:br/>
            </w:r>
            <w:r>
              <w:br/>
            </w:r>
            <w:proofErr w:type="spellStart"/>
            <w:r>
              <w:t>System.out.println</w:t>
            </w:r>
            <w:proofErr w:type="spellEnd"/>
            <w:r>
              <w:t>("\</w:t>
            </w:r>
            <w:proofErr w:type="spellStart"/>
            <w:r>
              <w:t>nDemo</w:t>
            </w:r>
            <w:proofErr w:type="spellEnd"/>
            <w:r>
              <w:t xml:space="preserve"> </w:t>
            </w:r>
            <w:proofErr w:type="spellStart"/>
            <w:r>
              <w:t>classs</w:t>
            </w:r>
            <w:proofErr w:type="spellEnd"/>
            <w:r>
              <w:t xml:space="preserve"> display() method");</w:t>
            </w:r>
            <w:r>
              <w:br/>
            </w:r>
            <w:r>
              <w:br/>
              <w:t>}</w:t>
            </w:r>
            <w:r>
              <w:br/>
            </w:r>
            <w:r>
              <w:br/>
              <w:t xml:space="preserve">} </w:t>
            </w:r>
            <w:r>
              <w:br/>
            </w:r>
            <w:r>
              <w:br/>
            </w:r>
            <w:r>
              <w:br/>
            </w:r>
            <w:r>
              <w:br/>
              <w:t>class Poly2</w:t>
            </w:r>
            <w:r>
              <w:br/>
              <w:t>{</w:t>
            </w:r>
            <w:r>
              <w:br/>
            </w:r>
            <w:r>
              <w:br/>
              <w:t xml:space="preserve">public static void main(String </w:t>
            </w:r>
            <w:proofErr w:type="spellStart"/>
            <w:r>
              <w:t>args</w:t>
            </w:r>
            <w:proofErr w:type="spellEnd"/>
            <w:r>
              <w:t>[])</w:t>
            </w:r>
            <w:r>
              <w:br/>
              <w:t>{</w:t>
            </w:r>
            <w:r>
              <w:br/>
            </w:r>
            <w:r>
              <w:br/>
              <w:t>Demo d = new Demo();</w:t>
            </w:r>
            <w:r>
              <w:br/>
            </w:r>
            <w:r>
              <w:br/>
            </w:r>
            <w:proofErr w:type="spellStart"/>
            <w:r>
              <w:t>d.display</w:t>
            </w:r>
            <w:proofErr w:type="spellEnd"/>
            <w:r>
              <w:t xml:space="preserve">(); </w:t>
            </w:r>
            <w:r>
              <w:br/>
            </w:r>
            <w:r>
              <w:br/>
              <w:t>}</w:t>
            </w:r>
            <w:r>
              <w:br/>
            </w:r>
            <w:r>
              <w:br/>
              <w:t>}</w:t>
            </w:r>
            <w:r>
              <w:br/>
            </w:r>
            <w:r>
              <w:lastRenderedPageBreak/>
              <w:br/>
            </w:r>
            <w:r>
              <w:br/>
              <w:t>/*</w:t>
            </w:r>
            <w:r>
              <w:br/>
            </w:r>
            <w:r>
              <w:br/>
              <w:t>In the above program sample class display method will be called.</w:t>
            </w:r>
            <w:r>
              <w:br/>
            </w:r>
            <w:proofErr w:type="gramStart"/>
            <w:r>
              <w:t>if</w:t>
            </w:r>
            <w:proofErr w:type="gramEnd"/>
            <w:r>
              <w:t xml:space="preserve"> the display1() method in Demo class is renamed as display(), then Demo class display method will be called.</w:t>
            </w:r>
            <w:r>
              <w:br/>
            </w:r>
            <w:r>
              <w:br/>
              <w:t>It means, if a method is called using subclass object, JVM searches for the method in both subclass and super class.</w:t>
            </w:r>
            <w:r>
              <w:br/>
              <w:t>If the method is available both in super class and subclass (i.e., if the method is overridden), then the sub class method is executed.</w:t>
            </w:r>
            <w:r>
              <w:br/>
            </w:r>
            <w:r>
              <w:br/>
              <w:t>Thus overriding is also done dynamically.</w:t>
            </w:r>
            <w:r>
              <w:br/>
            </w:r>
            <w:r>
              <w:br/>
              <w:t xml:space="preserve">Hence, </w:t>
            </w:r>
            <w:r>
              <w:rPr>
                <w:b/>
                <w:bCs/>
                <w:color w:val="FF0000"/>
              </w:rPr>
              <w:t>Method Overriding is not only Static polymorphism but also a form of dynamic polymorphism.</w:t>
            </w:r>
            <w:r>
              <w:t xml:space="preserve"> So it all depends on the type of method used for overloading as explained in the above post.</w:t>
            </w:r>
            <w:r>
              <w:br/>
            </w:r>
            <w:r>
              <w:br/>
              <w:t>*/</w:t>
            </w:r>
            <w:r>
              <w:br/>
            </w:r>
            <w:r>
              <w:br/>
              <w:t>-</w:t>
            </w:r>
            <w:proofErr w:type="spellStart"/>
            <w:r>
              <w:t>Balu</w:t>
            </w:r>
            <w:proofErr w:type="spellEnd"/>
            <w:r>
              <w:t xml:space="preserve"> </w:t>
            </w:r>
            <w:r>
              <w:rPr>
                <w:noProof/>
              </w:rPr>
              <w:drawing>
                <wp:inline distT="0" distB="0" distL="0" distR="0" wp14:anchorId="687B4C5E" wp14:editId="5D2D9F3E">
                  <wp:extent cx="274320" cy="191770"/>
                  <wp:effectExtent l="0" t="0" r="0" b="0"/>
                  <wp:docPr id="6" name="Picture 6" descr="http://forums.techarena.in/images/smilies/thumbu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forums.techarena.in/images/smilies/thumbup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 cy="191770"/>
                          </a:xfrm>
                          <a:prstGeom prst="rect">
                            <a:avLst/>
                          </a:prstGeom>
                          <a:noFill/>
                          <a:ln>
                            <a:noFill/>
                          </a:ln>
                        </pic:spPr>
                      </pic:pic>
                    </a:graphicData>
                  </a:graphic>
                </wp:inline>
              </w:drawing>
            </w:r>
            <w:r>
              <w:rPr>
                <w:noProof/>
              </w:rPr>
              <w:drawing>
                <wp:inline distT="0" distB="0" distL="0" distR="0" wp14:anchorId="3A42F959" wp14:editId="36648D6B">
                  <wp:extent cx="274320" cy="191770"/>
                  <wp:effectExtent l="0" t="0" r="0" b="0"/>
                  <wp:docPr id="5" name="Picture 5" descr="http://forums.techarena.in/images/smilies/thumbu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forums.techarena.in/images/smilies/thumbup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 cy="191770"/>
                          </a:xfrm>
                          <a:prstGeom prst="rect">
                            <a:avLst/>
                          </a:prstGeom>
                          <a:noFill/>
                          <a:ln>
                            <a:noFill/>
                          </a:ln>
                        </pic:spPr>
                      </pic:pic>
                    </a:graphicData>
                  </a:graphic>
                </wp:inline>
              </w:drawing>
            </w:r>
          </w:p>
          <w:p w:rsidR="00492531" w:rsidRDefault="00492531" w:rsidP="00492531">
            <w:pPr>
              <w:jc w:val="right"/>
            </w:pPr>
            <w:r>
              <w:rPr>
                <w:noProof/>
                <w:color w:val="0000FF"/>
              </w:rPr>
              <w:drawing>
                <wp:inline distT="0" distB="0" distL="0" distR="0" wp14:anchorId="4A9223A7" wp14:editId="636E9914">
                  <wp:extent cx="667385" cy="210185"/>
                  <wp:effectExtent l="0" t="0" r="0" b="0"/>
                  <wp:docPr id="4" name="Picture 4" descr="Reply With Quot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ply With Quote">
                            <a:hlinkClick r:id="rId1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385" cy="210185"/>
                          </a:xfrm>
                          <a:prstGeom prst="rect">
                            <a:avLst/>
                          </a:prstGeom>
                          <a:noFill/>
                          <a:ln>
                            <a:noFill/>
                          </a:ln>
                        </pic:spPr>
                      </pic:pic>
                    </a:graphicData>
                  </a:graphic>
                </wp:inline>
              </w:drawing>
            </w:r>
          </w:p>
        </w:tc>
      </w:tr>
    </w:tbl>
    <w:p w:rsidR="00492531" w:rsidRDefault="00492531" w:rsidP="00492531">
      <w:pPr>
        <w:rPr>
          <w:ins w:id="9" w:author="Unknown"/>
          <w:vanish/>
        </w:rPr>
      </w:pPr>
    </w:p>
    <w:tbl>
      <w:tblPr>
        <w:tblW w:w="5000" w:type="pct"/>
        <w:jc w:val="center"/>
        <w:tblCellSpacing w:w="7" w:type="dxa"/>
        <w:tblCellMar>
          <w:top w:w="45" w:type="dxa"/>
          <w:left w:w="45" w:type="dxa"/>
          <w:bottom w:w="45" w:type="dxa"/>
          <w:right w:w="45" w:type="dxa"/>
        </w:tblCellMar>
        <w:tblLook w:val="04A0" w:firstRow="1" w:lastRow="0" w:firstColumn="1" w:lastColumn="0" w:noHBand="0" w:noVBand="1"/>
      </w:tblPr>
      <w:tblGrid>
        <w:gridCol w:w="2889"/>
        <w:gridCol w:w="1464"/>
        <w:gridCol w:w="3167"/>
        <w:gridCol w:w="812"/>
        <w:gridCol w:w="1146"/>
      </w:tblGrid>
      <w:tr w:rsidR="00492531" w:rsidTr="00C35D04">
        <w:trPr>
          <w:tblHeader/>
          <w:tblCellSpacing w:w="7" w:type="dxa"/>
          <w:jc w:val="center"/>
        </w:trPr>
        <w:tc>
          <w:tcPr>
            <w:tcW w:w="4985" w:type="pct"/>
            <w:gridSpan w:val="5"/>
            <w:vAlign w:val="center"/>
          </w:tcPr>
          <w:p w:rsidR="00492531" w:rsidRDefault="00492531"/>
        </w:tc>
      </w:tr>
      <w:tr w:rsidR="00492531" w:rsidTr="00C35D04">
        <w:trPr>
          <w:tblCellSpacing w:w="7" w:type="dxa"/>
          <w:jc w:val="center"/>
        </w:trPr>
        <w:tc>
          <w:tcPr>
            <w:tcW w:w="1521" w:type="pct"/>
            <w:vAlign w:val="center"/>
          </w:tcPr>
          <w:p w:rsidR="00492531" w:rsidRDefault="00492531">
            <w:pPr>
              <w:jc w:val="center"/>
            </w:pPr>
          </w:p>
        </w:tc>
        <w:tc>
          <w:tcPr>
            <w:tcW w:w="770" w:type="pct"/>
            <w:noWrap/>
            <w:vAlign w:val="center"/>
          </w:tcPr>
          <w:p w:rsidR="00492531" w:rsidRDefault="00492531">
            <w:pPr>
              <w:jc w:val="center"/>
            </w:pPr>
          </w:p>
        </w:tc>
        <w:tc>
          <w:tcPr>
            <w:tcW w:w="1673" w:type="pct"/>
            <w:vAlign w:val="center"/>
          </w:tcPr>
          <w:p w:rsidR="00492531" w:rsidRDefault="00492531">
            <w:pPr>
              <w:jc w:val="center"/>
            </w:pPr>
          </w:p>
        </w:tc>
        <w:tc>
          <w:tcPr>
            <w:tcW w:w="424" w:type="pct"/>
            <w:vAlign w:val="center"/>
          </w:tcPr>
          <w:p w:rsidR="00492531" w:rsidRDefault="00492531">
            <w:pPr>
              <w:jc w:val="center"/>
            </w:pPr>
          </w:p>
        </w:tc>
        <w:tc>
          <w:tcPr>
            <w:tcW w:w="567" w:type="pct"/>
            <w:vAlign w:val="center"/>
          </w:tcPr>
          <w:p w:rsidR="00492531" w:rsidRDefault="00492531">
            <w:pPr>
              <w:jc w:val="center"/>
            </w:pPr>
          </w:p>
        </w:tc>
      </w:tr>
      <w:tr w:rsidR="00492531" w:rsidTr="00C35D04">
        <w:trPr>
          <w:tblCellSpacing w:w="7" w:type="dxa"/>
          <w:jc w:val="center"/>
        </w:trPr>
        <w:tc>
          <w:tcPr>
            <w:tcW w:w="0" w:type="auto"/>
            <w:vAlign w:val="center"/>
          </w:tcPr>
          <w:p w:rsidR="00492531" w:rsidRDefault="00492531"/>
        </w:tc>
        <w:tc>
          <w:tcPr>
            <w:tcW w:w="0" w:type="auto"/>
            <w:noWrap/>
            <w:vAlign w:val="center"/>
          </w:tcPr>
          <w:p w:rsidR="00492531" w:rsidRDefault="00492531"/>
        </w:tc>
        <w:tc>
          <w:tcPr>
            <w:tcW w:w="0" w:type="auto"/>
            <w:noWrap/>
            <w:vAlign w:val="center"/>
          </w:tcPr>
          <w:p w:rsidR="00492531" w:rsidRDefault="00492531"/>
        </w:tc>
        <w:tc>
          <w:tcPr>
            <w:tcW w:w="0" w:type="auto"/>
            <w:vAlign w:val="center"/>
          </w:tcPr>
          <w:p w:rsidR="00492531" w:rsidRDefault="00492531">
            <w:pPr>
              <w:jc w:val="center"/>
            </w:pPr>
          </w:p>
        </w:tc>
        <w:tc>
          <w:tcPr>
            <w:tcW w:w="0" w:type="auto"/>
            <w:vAlign w:val="center"/>
          </w:tcPr>
          <w:p w:rsidR="00492531" w:rsidRDefault="00492531">
            <w:pPr>
              <w:jc w:val="right"/>
            </w:pPr>
          </w:p>
        </w:tc>
      </w:tr>
      <w:tr w:rsidR="00492531" w:rsidTr="00C35D04">
        <w:trPr>
          <w:tblCellSpacing w:w="7" w:type="dxa"/>
          <w:jc w:val="center"/>
        </w:trPr>
        <w:tc>
          <w:tcPr>
            <w:tcW w:w="0" w:type="auto"/>
            <w:vAlign w:val="center"/>
          </w:tcPr>
          <w:p w:rsidR="00492531" w:rsidRDefault="00492531"/>
        </w:tc>
        <w:tc>
          <w:tcPr>
            <w:tcW w:w="0" w:type="auto"/>
            <w:noWrap/>
            <w:vAlign w:val="center"/>
          </w:tcPr>
          <w:p w:rsidR="00492531" w:rsidRDefault="00492531"/>
        </w:tc>
        <w:tc>
          <w:tcPr>
            <w:tcW w:w="0" w:type="auto"/>
            <w:noWrap/>
            <w:vAlign w:val="center"/>
          </w:tcPr>
          <w:p w:rsidR="00492531" w:rsidRDefault="00492531"/>
        </w:tc>
        <w:tc>
          <w:tcPr>
            <w:tcW w:w="0" w:type="auto"/>
            <w:vAlign w:val="center"/>
          </w:tcPr>
          <w:p w:rsidR="00492531" w:rsidRDefault="00492531">
            <w:pPr>
              <w:jc w:val="center"/>
            </w:pPr>
          </w:p>
        </w:tc>
        <w:tc>
          <w:tcPr>
            <w:tcW w:w="0" w:type="auto"/>
            <w:vAlign w:val="center"/>
          </w:tcPr>
          <w:p w:rsidR="00492531" w:rsidRDefault="00492531">
            <w:pPr>
              <w:jc w:val="right"/>
            </w:pPr>
          </w:p>
        </w:tc>
      </w:tr>
      <w:tr w:rsidR="00492531" w:rsidTr="00C35D04">
        <w:trPr>
          <w:tblCellSpacing w:w="7" w:type="dxa"/>
          <w:jc w:val="center"/>
        </w:trPr>
        <w:tc>
          <w:tcPr>
            <w:tcW w:w="0" w:type="auto"/>
            <w:vAlign w:val="center"/>
          </w:tcPr>
          <w:p w:rsidR="00492531" w:rsidRDefault="00492531"/>
        </w:tc>
        <w:tc>
          <w:tcPr>
            <w:tcW w:w="0" w:type="auto"/>
            <w:noWrap/>
            <w:vAlign w:val="center"/>
          </w:tcPr>
          <w:p w:rsidR="00492531" w:rsidRDefault="00492531"/>
        </w:tc>
        <w:tc>
          <w:tcPr>
            <w:tcW w:w="0" w:type="auto"/>
            <w:noWrap/>
            <w:vAlign w:val="center"/>
          </w:tcPr>
          <w:p w:rsidR="00492531" w:rsidRDefault="00492531"/>
        </w:tc>
        <w:tc>
          <w:tcPr>
            <w:tcW w:w="0" w:type="auto"/>
            <w:vAlign w:val="center"/>
          </w:tcPr>
          <w:p w:rsidR="00492531" w:rsidRDefault="00492531">
            <w:pPr>
              <w:jc w:val="center"/>
            </w:pPr>
          </w:p>
        </w:tc>
        <w:tc>
          <w:tcPr>
            <w:tcW w:w="0" w:type="auto"/>
            <w:vAlign w:val="center"/>
          </w:tcPr>
          <w:p w:rsidR="00492531" w:rsidRDefault="00492531">
            <w:pPr>
              <w:jc w:val="right"/>
            </w:pPr>
          </w:p>
        </w:tc>
      </w:tr>
      <w:tr w:rsidR="00492531" w:rsidTr="00C35D04">
        <w:trPr>
          <w:tblCellSpacing w:w="7" w:type="dxa"/>
          <w:jc w:val="center"/>
        </w:trPr>
        <w:tc>
          <w:tcPr>
            <w:tcW w:w="0" w:type="auto"/>
            <w:vAlign w:val="center"/>
          </w:tcPr>
          <w:p w:rsidR="00492531" w:rsidRDefault="00492531"/>
        </w:tc>
        <w:tc>
          <w:tcPr>
            <w:tcW w:w="0" w:type="auto"/>
            <w:noWrap/>
            <w:vAlign w:val="center"/>
          </w:tcPr>
          <w:p w:rsidR="00492531" w:rsidRDefault="00492531"/>
        </w:tc>
        <w:tc>
          <w:tcPr>
            <w:tcW w:w="0" w:type="auto"/>
            <w:noWrap/>
            <w:vAlign w:val="center"/>
          </w:tcPr>
          <w:p w:rsidR="00492531" w:rsidRDefault="00492531"/>
        </w:tc>
        <w:tc>
          <w:tcPr>
            <w:tcW w:w="0" w:type="auto"/>
            <w:vAlign w:val="center"/>
          </w:tcPr>
          <w:p w:rsidR="00492531" w:rsidRDefault="00492531">
            <w:pPr>
              <w:jc w:val="center"/>
            </w:pPr>
          </w:p>
        </w:tc>
        <w:tc>
          <w:tcPr>
            <w:tcW w:w="0" w:type="auto"/>
            <w:vAlign w:val="center"/>
          </w:tcPr>
          <w:p w:rsidR="00492531" w:rsidRDefault="00492531">
            <w:pPr>
              <w:jc w:val="right"/>
            </w:pPr>
          </w:p>
        </w:tc>
      </w:tr>
    </w:tbl>
    <w:p w:rsidR="00C35D04" w:rsidRPr="00492531" w:rsidRDefault="00C35D04" w:rsidP="00492531"/>
    <w:sectPr w:rsidR="00C35D04" w:rsidRPr="00492531" w:rsidSect="00027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4CA"/>
    <w:rsid w:val="00027C71"/>
    <w:rsid w:val="000448BD"/>
    <w:rsid w:val="000A17CB"/>
    <w:rsid w:val="001648F7"/>
    <w:rsid w:val="001A28EE"/>
    <w:rsid w:val="001A604E"/>
    <w:rsid w:val="001D14CA"/>
    <w:rsid w:val="003C63AD"/>
    <w:rsid w:val="00492531"/>
    <w:rsid w:val="004B603E"/>
    <w:rsid w:val="00531542"/>
    <w:rsid w:val="00645851"/>
    <w:rsid w:val="008B50A0"/>
    <w:rsid w:val="00C35D04"/>
    <w:rsid w:val="00D375F6"/>
    <w:rsid w:val="00F278ED"/>
    <w:rsid w:val="00FE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C71"/>
  </w:style>
  <w:style w:type="paragraph" w:styleId="Heading1">
    <w:name w:val="heading 1"/>
    <w:basedOn w:val="Normal"/>
    <w:next w:val="Normal"/>
    <w:link w:val="Heading1Char"/>
    <w:uiPriority w:val="9"/>
    <w:qFormat/>
    <w:rsid w:val="0049253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E23A5"/>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ote-count-post">
    <w:name w:val="vote-count-post"/>
    <w:basedOn w:val="DefaultParagraphFont"/>
    <w:rsid w:val="001648F7"/>
  </w:style>
  <w:style w:type="character" w:styleId="Hyperlink">
    <w:name w:val="Hyperlink"/>
    <w:basedOn w:val="DefaultParagraphFont"/>
    <w:uiPriority w:val="99"/>
    <w:semiHidden/>
    <w:unhideWhenUsed/>
    <w:rsid w:val="001648F7"/>
    <w:rPr>
      <w:color w:val="0000FF"/>
      <w:u w:val="single"/>
    </w:rPr>
  </w:style>
  <w:style w:type="paragraph" w:styleId="NormalWeb">
    <w:name w:val="Normal (Web)"/>
    <w:basedOn w:val="Normal"/>
    <w:uiPriority w:val="99"/>
    <w:unhideWhenUsed/>
    <w:rsid w:val="001648F7"/>
    <w:pPr>
      <w:spacing w:before="100" w:beforeAutospacing="1" w:after="100" w:afterAutospacing="1"/>
    </w:pPr>
    <w:rPr>
      <w:rFonts w:eastAsia="Times New Roman"/>
    </w:rPr>
  </w:style>
  <w:style w:type="paragraph" w:styleId="HTMLPreformatted">
    <w:name w:val="HTML Preformatted"/>
    <w:basedOn w:val="Normal"/>
    <w:link w:val="HTMLPreformattedChar"/>
    <w:uiPriority w:val="99"/>
    <w:semiHidden/>
    <w:unhideWhenUsed/>
    <w:rsid w:val="00164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48F7"/>
    <w:rPr>
      <w:rFonts w:ascii="Courier New" w:eastAsia="Times New Roman" w:hAnsi="Courier New" w:cs="Courier New"/>
      <w:sz w:val="20"/>
      <w:szCs w:val="20"/>
    </w:rPr>
  </w:style>
  <w:style w:type="character" w:customStyle="1" w:styleId="kwd">
    <w:name w:val="kwd"/>
    <w:basedOn w:val="DefaultParagraphFont"/>
    <w:rsid w:val="001648F7"/>
  </w:style>
  <w:style w:type="character" w:customStyle="1" w:styleId="pln">
    <w:name w:val="pln"/>
    <w:basedOn w:val="DefaultParagraphFont"/>
    <w:rsid w:val="001648F7"/>
  </w:style>
  <w:style w:type="character" w:customStyle="1" w:styleId="typ">
    <w:name w:val="typ"/>
    <w:basedOn w:val="DefaultParagraphFont"/>
    <w:rsid w:val="001648F7"/>
  </w:style>
  <w:style w:type="character" w:customStyle="1" w:styleId="pun">
    <w:name w:val="pun"/>
    <w:basedOn w:val="DefaultParagraphFont"/>
    <w:rsid w:val="001648F7"/>
  </w:style>
  <w:style w:type="character" w:customStyle="1" w:styleId="str">
    <w:name w:val="str"/>
    <w:basedOn w:val="DefaultParagraphFont"/>
    <w:rsid w:val="001648F7"/>
  </w:style>
  <w:style w:type="character" w:customStyle="1" w:styleId="lsep">
    <w:name w:val="lsep"/>
    <w:basedOn w:val="DefaultParagraphFont"/>
    <w:rsid w:val="001648F7"/>
  </w:style>
  <w:style w:type="character" w:customStyle="1" w:styleId="com">
    <w:name w:val="com"/>
    <w:basedOn w:val="DefaultParagraphFont"/>
    <w:rsid w:val="001648F7"/>
  </w:style>
  <w:style w:type="character" w:styleId="Emphasis">
    <w:name w:val="Emphasis"/>
    <w:basedOn w:val="DefaultParagraphFont"/>
    <w:uiPriority w:val="20"/>
    <w:qFormat/>
    <w:rsid w:val="001648F7"/>
    <w:rPr>
      <w:i/>
      <w:iCs/>
    </w:rPr>
  </w:style>
  <w:style w:type="character" w:styleId="HTMLCode">
    <w:name w:val="HTML Code"/>
    <w:basedOn w:val="DefaultParagraphFont"/>
    <w:uiPriority w:val="99"/>
    <w:semiHidden/>
    <w:unhideWhenUsed/>
    <w:rsid w:val="001648F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278ED"/>
    <w:rPr>
      <w:color w:val="800080" w:themeColor="followedHyperlink"/>
      <w:u w:val="single"/>
    </w:rPr>
  </w:style>
  <w:style w:type="character" w:customStyle="1" w:styleId="Heading2Char">
    <w:name w:val="Heading 2 Char"/>
    <w:basedOn w:val="DefaultParagraphFont"/>
    <w:link w:val="Heading2"/>
    <w:uiPriority w:val="9"/>
    <w:rsid w:val="00FE23A5"/>
    <w:rPr>
      <w:rFonts w:eastAsia="Times New Roman"/>
      <w:b/>
      <w:bCs/>
      <w:sz w:val="36"/>
      <w:szCs w:val="36"/>
    </w:rPr>
  </w:style>
  <w:style w:type="character" w:customStyle="1" w:styleId="lit">
    <w:name w:val="lit"/>
    <w:basedOn w:val="DefaultParagraphFont"/>
    <w:rsid w:val="00FE23A5"/>
  </w:style>
  <w:style w:type="character" w:customStyle="1" w:styleId="relativetime">
    <w:name w:val="relativetime"/>
    <w:basedOn w:val="DefaultParagraphFont"/>
    <w:rsid w:val="00FE23A5"/>
  </w:style>
  <w:style w:type="character" w:customStyle="1" w:styleId="reputation-score">
    <w:name w:val="reputation-score"/>
    <w:basedOn w:val="DefaultParagraphFont"/>
    <w:rsid w:val="00FE23A5"/>
  </w:style>
  <w:style w:type="character" w:customStyle="1" w:styleId="badgecount">
    <w:name w:val="badgecount"/>
    <w:basedOn w:val="DefaultParagraphFont"/>
    <w:rsid w:val="00FE23A5"/>
  </w:style>
  <w:style w:type="character" w:customStyle="1" w:styleId="vote-accepted-on">
    <w:name w:val="vote-accepted-on"/>
    <w:basedOn w:val="DefaultParagraphFont"/>
    <w:rsid w:val="00FE23A5"/>
  </w:style>
  <w:style w:type="character" w:styleId="Strong">
    <w:name w:val="Strong"/>
    <w:basedOn w:val="DefaultParagraphFont"/>
    <w:uiPriority w:val="22"/>
    <w:qFormat/>
    <w:rsid w:val="00FE23A5"/>
    <w:rPr>
      <w:b/>
      <w:bCs/>
    </w:rPr>
  </w:style>
  <w:style w:type="paragraph" w:styleId="BalloonText">
    <w:name w:val="Balloon Text"/>
    <w:basedOn w:val="Normal"/>
    <w:link w:val="BalloonTextChar"/>
    <w:uiPriority w:val="99"/>
    <w:semiHidden/>
    <w:unhideWhenUsed/>
    <w:rsid w:val="00FE23A5"/>
    <w:rPr>
      <w:rFonts w:ascii="Tahoma" w:hAnsi="Tahoma" w:cs="Tahoma"/>
      <w:sz w:val="16"/>
      <w:szCs w:val="16"/>
    </w:rPr>
  </w:style>
  <w:style w:type="character" w:customStyle="1" w:styleId="BalloonTextChar">
    <w:name w:val="Balloon Text Char"/>
    <w:basedOn w:val="DefaultParagraphFont"/>
    <w:link w:val="BalloonText"/>
    <w:uiPriority w:val="99"/>
    <w:semiHidden/>
    <w:rsid w:val="00FE23A5"/>
    <w:rPr>
      <w:rFonts w:ascii="Tahoma" w:hAnsi="Tahoma" w:cs="Tahoma"/>
      <w:sz w:val="16"/>
      <w:szCs w:val="16"/>
    </w:rPr>
  </w:style>
  <w:style w:type="character" w:customStyle="1" w:styleId="Heading1Char">
    <w:name w:val="Heading 1 Char"/>
    <w:basedOn w:val="DefaultParagraphFont"/>
    <w:link w:val="Heading1"/>
    <w:uiPriority w:val="9"/>
    <w:rsid w:val="00492531"/>
    <w:rPr>
      <w:rFonts w:asciiTheme="majorHAnsi" w:eastAsiaTheme="majorEastAsia" w:hAnsiTheme="majorHAnsi" w:cstheme="majorBidi"/>
      <w:b/>
      <w:bCs/>
      <w:color w:val="365F91" w:themeColor="accent1" w:themeShade="BF"/>
      <w:sz w:val="28"/>
      <w:szCs w:val="28"/>
    </w:rPr>
  </w:style>
  <w:style w:type="character" w:customStyle="1" w:styleId="navbar">
    <w:name w:val="navbar"/>
    <w:basedOn w:val="DefaultParagraphFont"/>
    <w:rsid w:val="00492531"/>
  </w:style>
  <w:style w:type="paragraph" w:styleId="z-TopofForm">
    <w:name w:val="HTML Top of Form"/>
    <w:basedOn w:val="Normal"/>
    <w:next w:val="Normal"/>
    <w:link w:val="z-TopofFormChar"/>
    <w:hidden/>
    <w:uiPriority w:val="99"/>
    <w:semiHidden/>
    <w:unhideWhenUsed/>
    <w:rsid w:val="0049253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25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9253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92531"/>
    <w:rPr>
      <w:rFonts w:ascii="Arial" w:eastAsia="Times New Roman" w:hAnsi="Arial" w:cs="Arial"/>
      <w:vanish/>
      <w:sz w:val="16"/>
      <w:szCs w:val="16"/>
    </w:rPr>
  </w:style>
  <w:style w:type="character" w:customStyle="1" w:styleId="smallfont">
    <w:name w:val="smallfont"/>
    <w:basedOn w:val="DefaultParagraphFont"/>
    <w:rsid w:val="00492531"/>
  </w:style>
  <w:style w:type="character" w:customStyle="1" w:styleId="time">
    <w:name w:val="time"/>
    <w:basedOn w:val="DefaultParagraphFont"/>
    <w:rsid w:val="004925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C71"/>
  </w:style>
  <w:style w:type="paragraph" w:styleId="Heading1">
    <w:name w:val="heading 1"/>
    <w:basedOn w:val="Normal"/>
    <w:next w:val="Normal"/>
    <w:link w:val="Heading1Char"/>
    <w:uiPriority w:val="9"/>
    <w:qFormat/>
    <w:rsid w:val="0049253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E23A5"/>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ote-count-post">
    <w:name w:val="vote-count-post"/>
    <w:basedOn w:val="DefaultParagraphFont"/>
    <w:rsid w:val="001648F7"/>
  </w:style>
  <w:style w:type="character" w:styleId="Hyperlink">
    <w:name w:val="Hyperlink"/>
    <w:basedOn w:val="DefaultParagraphFont"/>
    <w:uiPriority w:val="99"/>
    <w:semiHidden/>
    <w:unhideWhenUsed/>
    <w:rsid w:val="001648F7"/>
    <w:rPr>
      <w:color w:val="0000FF"/>
      <w:u w:val="single"/>
    </w:rPr>
  </w:style>
  <w:style w:type="paragraph" w:styleId="NormalWeb">
    <w:name w:val="Normal (Web)"/>
    <w:basedOn w:val="Normal"/>
    <w:uiPriority w:val="99"/>
    <w:unhideWhenUsed/>
    <w:rsid w:val="001648F7"/>
    <w:pPr>
      <w:spacing w:before="100" w:beforeAutospacing="1" w:after="100" w:afterAutospacing="1"/>
    </w:pPr>
    <w:rPr>
      <w:rFonts w:eastAsia="Times New Roman"/>
    </w:rPr>
  </w:style>
  <w:style w:type="paragraph" w:styleId="HTMLPreformatted">
    <w:name w:val="HTML Preformatted"/>
    <w:basedOn w:val="Normal"/>
    <w:link w:val="HTMLPreformattedChar"/>
    <w:uiPriority w:val="99"/>
    <w:semiHidden/>
    <w:unhideWhenUsed/>
    <w:rsid w:val="00164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48F7"/>
    <w:rPr>
      <w:rFonts w:ascii="Courier New" w:eastAsia="Times New Roman" w:hAnsi="Courier New" w:cs="Courier New"/>
      <w:sz w:val="20"/>
      <w:szCs w:val="20"/>
    </w:rPr>
  </w:style>
  <w:style w:type="character" w:customStyle="1" w:styleId="kwd">
    <w:name w:val="kwd"/>
    <w:basedOn w:val="DefaultParagraphFont"/>
    <w:rsid w:val="001648F7"/>
  </w:style>
  <w:style w:type="character" w:customStyle="1" w:styleId="pln">
    <w:name w:val="pln"/>
    <w:basedOn w:val="DefaultParagraphFont"/>
    <w:rsid w:val="001648F7"/>
  </w:style>
  <w:style w:type="character" w:customStyle="1" w:styleId="typ">
    <w:name w:val="typ"/>
    <w:basedOn w:val="DefaultParagraphFont"/>
    <w:rsid w:val="001648F7"/>
  </w:style>
  <w:style w:type="character" w:customStyle="1" w:styleId="pun">
    <w:name w:val="pun"/>
    <w:basedOn w:val="DefaultParagraphFont"/>
    <w:rsid w:val="001648F7"/>
  </w:style>
  <w:style w:type="character" w:customStyle="1" w:styleId="str">
    <w:name w:val="str"/>
    <w:basedOn w:val="DefaultParagraphFont"/>
    <w:rsid w:val="001648F7"/>
  </w:style>
  <w:style w:type="character" w:customStyle="1" w:styleId="lsep">
    <w:name w:val="lsep"/>
    <w:basedOn w:val="DefaultParagraphFont"/>
    <w:rsid w:val="001648F7"/>
  </w:style>
  <w:style w:type="character" w:customStyle="1" w:styleId="com">
    <w:name w:val="com"/>
    <w:basedOn w:val="DefaultParagraphFont"/>
    <w:rsid w:val="001648F7"/>
  </w:style>
  <w:style w:type="character" w:styleId="Emphasis">
    <w:name w:val="Emphasis"/>
    <w:basedOn w:val="DefaultParagraphFont"/>
    <w:uiPriority w:val="20"/>
    <w:qFormat/>
    <w:rsid w:val="001648F7"/>
    <w:rPr>
      <w:i/>
      <w:iCs/>
    </w:rPr>
  </w:style>
  <w:style w:type="character" w:styleId="HTMLCode">
    <w:name w:val="HTML Code"/>
    <w:basedOn w:val="DefaultParagraphFont"/>
    <w:uiPriority w:val="99"/>
    <w:semiHidden/>
    <w:unhideWhenUsed/>
    <w:rsid w:val="001648F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278ED"/>
    <w:rPr>
      <w:color w:val="800080" w:themeColor="followedHyperlink"/>
      <w:u w:val="single"/>
    </w:rPr>
  </w:style>
  <w:style w:type="character" w:customStyle="1" w:styleId="Heading2Char">
    <w:name w:val="Heading 2 Char"/>
    <w:basedOn w:val="DefaultParagraphFont"/>
    <w:link w:val="Heading2"/>
    <w:uiPriority w:val="9"/>
    <w:rsid w:val="00FE23A5"/>
    <w:rPr>
      <w:rFonts w:eastAsia="Times New Roman"/>
      <w:b/>
      <w:bCs/>
      <w:sz w:val="36"/>
      <w:szCs w:val="36"/>
    </w:rPr>
  </w:style>
  <w:style w:type="character" w:customStyle="1" w:styleId="lit">
    <w:name w:val="lit"/>
    <w:basedOn w:val="DefaultParagraphFont"/>
    <w:rsid w:val="00FE23A5"/>
  </w:style>
  <w:style w:type="character" w:customStyle="1" w:styleId="relativetime">
    <w:name w:val="relativetime"/>
    <w:basedOn w:val="DefaultParagraphFont"/>
    <w:rsid w:val="00FE23A5"/>
  </w:style>
  <w:style w:type="character" w:customStyle="1" w:styleId="reputation-score">
    <w:name w:val="reputation-score"/>
    <w:basedOn w:val="DefaultParagraphFont"/>
    <w:rsid w:val="00FE23A5"/>
  </w:style>
  <w:style w:type="character" w:customStyle="1" w:styleId="badgecount">
    <w:name w:val="badgecount"/>
    <w:basedOn w:val="DefaultParagraphFont"/>
    <w:rsid w:val="00FE23A5"/>
  </w:style>
  <w:style w:type="character" w:customStyle="1" w:styleId="vote-accepted-on">
    <w:name w:val="vote-accepted-on"/>
    <w:basedOn w:val="DefaultParagraphFont"/>
    <w:rsid w:val="00FE23A5"/>
  </w:style>
  <w:style w:type="character" w:styleId="Strong">
    <w:name w:val="Strong"/>
    <w:basedOn w:val="DefaultParagraphFont"/>
    <w:uiPriority w:val="22"/>
    <w:qFormat/>
    <w:rsid w:val="00FE23A5"/>
    <w:rPr>
      <w:b/>
      <w:bCs/>
    </w:rPr>
  </w:style>
  <w:style w:type="paragraph" w:styleId="BalloonText">
    <w:name w:val="Balloon Text"/>
    <w:basedOn w:val="Normal"/>
    <w:link w:val="BalloonTextChar"/>
    <w:uiPriority w:val="99"/>
    <w:semiHidden/>
    <w:unhideWhenUsed/>
    <w:rsid w:val="00FE23A5"/>
    <w:rPr>
      <w:rFonts w:ascii="Tahoma" w:hAnsi="Tahoma" w:cs="Tahoma"/>
      <w:sz w:val="16"/>
      <w:szCs w:val="16"/>
    </w:rPr>
  </w:style>
  <w:style w:type="character" w:customStyle="1" w:styleId="BalloonTextChar">
    <w:name w:val="Balloon Text Char"/>
    <w:basedOn w:val="DefaultParagraphFont"/>
    <w:link w:val="BalloonText"/>
    <w:uiPriority w:val="99"/>
    <w:semiHidden/>
    <w:rsid w:val="00FE23A5"/>
    <w:rPr>
      <w:rFonts w:ascii="Tahoma" w:hAnsi="Tahoma" w:cs="Tahoma"/>
      <w:sz w:val="16"/>
      <w:szCs w:val="16"/>
    </w:rPr>
  </w:style>
  <w:style w:type="character" w:customStyle="1" w:styleId="Heading1Char">
    <w:name w:val="Heading 1 Char"/>
    <w:basedOn w:val="DefaultParagraphFont"/>
    <w:link w:val="Heading1"/>
    <w:uiPriority w:val="9"/>
    <w:rsid w:val="00492531"/>
    <w:rPr>
      <w:rFonts w:asciiTheme="majorHAnsi" w:eastAsiaTheme="majorEastAsia" w:hAnsiTheme="majorHAnsi" w:cstheme="majorBidi"/>
      <w:b/>
      <w:bCs/>
      <w:color w:val="365F91" w:themeColor="accent1" w:themeShade="BF"/>
      <w:sz w:val="28"/>
      <w:szCs w:val="28"/>
    </w:rPr>
  </w:style>
  <w:style w:type="character" w:customStyle="1" w:styleId="navbar">
    <w:name w:val="navbar"/>
    <w:basedOn w:val="DefaultParagraphFont"/>
    <w:rsid w:val="00492531"/>
  </w:style>
  <w:style w:type="paragraph" w:styleId="z-TopofForm">
    <w:name w:val="HTML Top of Form"/>
    <w:basedOn w:val="Normal"/>
    <w:next w:val="Normal"/>
    <w:link w:val="z-TopofFormChar"/>
    <w:hidden/>
    <w:uiPriority w:val="99"/>
    <w:semiHidden/>
    <w:unhideWhenUsed/>
    <w:rsid w:val="0049253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25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9253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92531"/>
    <w:rPr>
      <w:rFonts w:ascii="Arial" w:eastAsia="Times New Roman" w:hAnsi="Arial" w:cs="Arial"/>
      <w:vanish/>
      <w:sz w:val="16"/>
      <w:szCs w:val="16"/>
    </w:rPr>
  </w:style>
  <w:style w:type="character" w:customStyle="1" w:styleId="smallfont">
    <w:name w:val="smallfont"/>
    <w:basedOn w:val="DefaultParagraphFont"/>
    <w:rsid w:val="00492531"/>
  </w:style>
  <w:style w:type="character" w:customStyle="1" w:styleId="time">
    <w:name w:val="time"/>
    <w:basedOn w:val="DefaultParagraphFont"/>
    <w:rsid w:val="00492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133084">
      <w:bodyDiv w:val="1"/>
      <w:marLeft w:val="0"/>
      <w:marRight w:val="0"/>
      <w:marTop w:val="0"/>
      <w:marBottom w:val="0"/>
      <w:divBdr>
        <w:top w:val="none" w:sz="0" w:space="0" w:color="auto"/>
        <w:left w:val="none" w:sz="0" w:space="0" w:color="auto"/>
        <w:bottom w:val="none" w:sz="0" w:space="0" w:color="auto"/>
        <w:right w:val="none" w:sz="0" w:space="0" w:color="auto"/>
      </w:divBdr>
      <w:divsChild>
        <w:div w:id="1982075135">
          <w:marLeft w:val="0"/>
          <w:marRight w:val="0"/>
          <w:marTop w:val="0"/>
          <w:marBottom w:val="0"/>
          <w:divBdr>
            <w:top w:val="none" w:sz="0" w:space="0" w:color="auto"/>
            <w:left w:val="none" w:sz="0" w:space="0" w:color="auto"/>
            <w:bottom w:val="none" w:sz="0" w:space="0" w:color="auto"/>
            <w:right w:val="none" w:sz="0" w:space="0" w:color="auto"/>
          </w:divBdr>
        </w:div>
      </w:divsChild>
    </w:div>
    <w:div w:id="426853497">
      <w:bodyDiv w:val="1"/>
      <w:marLeft w:val="0"/>
      <w:marRight w:val="0"/>
      <w:marTop w:val="0"/>
      <w:marBottom w:val="0"/>
      <w:divBdr>
        <w:top w:val="none" w:sz="0" w:space="0" w:color="auto"/>
        <w:left w:val="none" w:sz="0" w:space="0" w:color="auto"/>
        <w:bottom w:val="none" w:sz="0" w:space="0" w:color="auto"/>
        <w:right w:val="none" w:sz="0" w:space="0" w:color="auto"/>
      </w:divBdr>
      <w:divsChild>
        <w:div w:id="1594968023">
          <w:marLeft w:val="0"/>
          <w:marRight w:val="0"/>
          <w:marTop w:val="0"/>
          <w:marBottom w:val="0"/>
          <w:divBdr>
            <w:top w:val="none" w:sz="0" w:space="0" w:color="auto"/>
            <w:left w:val="none" w:sz="0" w:space="0" w:color="auto"/>
            <w:bottom w:val="none" w:sz="0" w:space="0" w:color="auto"/>
            <w:right w:val="none" w:sz="0" w:space="0" w:color="auto"/>
          </w:divBdr>
        </w:div>
      </w:divsChild>
    </w:div>
    <w:div w:id="1250509037">
      <w:bodyDiv w:val="1"/>
      <w:marLeft w:val="0"/>
      <w:marRight w:val="0"/>
      <w:marTop w:val="0"/>
      <w:marBottom w:val="0"/>
      <w:divBdr>
        <w:top w:val="none" w:sz="0" w:space="0" w:color="auto"/>
        <w:left w:val="none" w:sz="0" w:space="0" w:color="auto"/>
        <w:bottom w:val="none" w:sz="0" w:space="0" w:color="auto"/>
        <w:right w:val="none" w:sz="0" w:space="0" w:color="auto"/>
      </w:divBdr>
      <w:divsChild>
        <w:div w:id="891159748">
          <w:marLeft w:val="0"/>
          <w:marRight w:val="0"/>
          <w:marTop w:val="0"/>
          <w:marBottom w:val="0"/>
          <w:divBdr>
            <w:top w:val="none" w:sz="0" w:space="0" w:color="auto"/>
            <w:left w:val="none" w:sz="0" w:space="0" w:color="auto"/>
            <w:bottom w:val="none" w:sz="0" w:space="0" w:color="auto"/>
            <w:right w:val="none" w:sz="0" w:space="0" w:color="auto"/>
          </w:divBdr>
          <w:divsChild>
            <w:div w:id="825367175">
              <w:marLeft w:val="0"/>
              <w:marRight w:val="0"/>
              <w:marTop w:val="0"/>
              <w:marBottom w:val="0"/>
              <w:divBdr>
                <w:top w:val="none" w:sz="0" w:space="0" w:color="auto"/>
                <w:left w:val="none" w:sz="0" w:space="0" w:color="auto"/>
                <w:bottom w:val="none" w:sz="0" w:space="0" w:color="auto"/>
                <w:right w:val="none" w:sz="0" w:space="0" w:color="auto"/>
              </w:divBdr>
            </w:div>
          </w:divsChild>
        </w:div>
        <w:div w:id="1775247773">
          <w:marLeft w:val="0"/>
          <w:marRight w:val="0"/>
          <w:marTop w:val="0"/>
          <w:marBottom w:val="0"/>
          <w:divBdr>
            <w:top w:val="none" w:sz="0" w:space="0" w:color="auto"/>
            <w:left w:val="none" w:sz="0" w:space="0" w:color="auto"/>
            <w:bottom w:val="none" w:sz="0" w:space="0" w:color="auto"/>
            <w:right w:val="none" w:sz="0" w:space="0" w:color="auto"/>
          </w:divBdr>
        </w:div>
        <w:div w:id="611665019">
          <w:marLeft w:val="0"/>
          <w:marRight w:val="0"/>
          <w:marTop w:val="0"/>
          <w:marBottom w:val="0"/>
          <w:divBdr>
            <w:top w:val="none" w:sz="0" w:space="0" w:color="auto"/>
            <w:left w:val="none" w:sz="0" w:space="0" w:color="auto"/>
            <w:bottom w:val="none" w:sz="0" w:space="0" w:color="auto"/>
            <w:right w:val="none" w:sz="0" w:space="0" w:color="auto"/>
          </w:divBdr>
        </w:div>
        <w:div w:id="1059982623">
          <w:marLeft w:val="0"/>
          <w:marRight w:val="0"/>
          <w:marTop w:val="0"/>
          <w:marBottom w:val="0"/>
          <w:divBdr>
            <w:top w:val="none" w:sz="0" w:space="0" w:color="auto"/>
            <w:left w:val="none" w:sz="0" w:space="0" w:color="auto"/>
            <w:bottom w:val="none" w:sz="0" w:space="0" w:color="auto"/>
            <w:right w:val="none" w:sz="0" w:space="0" w:color="auto"/>
          </w:divBdr>
        </w:div>
        <w:div w:id="2092386537">
          <w:marLeft w:val="0"/>
          <w:marRight w:val="0"/>
          <w:marTop w:val="0"/>
          <w:marBottom w:val="0"/>
          <w:divBdr>
            <w:top w:val="none" w:sz="0" w:space="0" w:color="auto"/>
            <w:left w:val="none" w:sz="0" w:space="0" w:color="auto"/>
            <w:bottom w:val="none" w:sz="0" w:space="0" w:color="auto"/>
            <w:right w:val="none" w:sz="0" w:space="0" w:color="auto"/>
          </w:divBdr>
        </w:div>
        <w:div w:id="1161850703">
          <w:marLeft w:val="0"/>
          <w:marRight w:val="0"/>
          <w:marTop w:val="0"/>
          <w:marBottom w:val="0"/>
          <w:divBdr>
            <w:top w:val="none" w:sz="0" w:space="0" w:color="auto"/>
            <w:left w:val="none" w:sz="0" w:space="0" w:color="auto"/>
            <w:bottom w:val="none" w:sz="0" w:space="0" w:color="auto"/>
            <w:right w:val="none" w:sz="0" w:space="0" w:color="auto"/>
          </w:divBdr>
          <w:divsChild>
            <w:div w:id="521673220">
              <w:marLeft w:val="0"/>
              <w:marRight w:val="0"/>
              <w:marTop w:val="0"/>
              <w:marBottom w:val="0"/>
              <w:divBdr>
                <w:top w:val="none" w:sz="0" w:space="0" w:color="auto"/>
                <w:left w:val="none" w:sz="0" w:space="0" w:color="auto"/>
                <w:bottom w:val="none" w:sz="0" w:space="0" w:color="auto"/>
                <w:right w:val="none" w:sz="0" w:space="0" w:color="auto"/>
              </w:divBdr>
            </w:div>
            <w:div w:id="194001319">
              <w:marLeft w:val="0"/>
              <w:marRight w:val="0"/>
              <w:marTop w:val="0"/>
              <w:marBottom w:val="0"/>
              <w:divBdr>
                <w:top w:val="none" w:sz="0" w:space="0" w:color="auto"/>
                <w:left w:val="none" w:sz="0" w:space="0" w:color="auto"/>
                <w:bottom w:val="none" w:sz="0" w:space="0" w:color="auto"/>
                <w:right w:val="none" w:sz="0" w:space="0" w:color="auto"/>
              </w:divBdr>
            </w:div>
          </w:divsChild>
        </w:div>
        <w:div w:id="2078505208">
          <w:marLeft w:val="0"/>
          <w:marRight w:val="0"/>
          <w:marTop w:val="0"/>
          <w:marBottom w:val="0"/>
          <w:divBdr>
            <w:top w:val="none" w:sz="0" w:space="0" w:color="auto"/>
            <w:left w:val="none" w:sz="0" w:space="0" w:color="auto"/>
            <w:bottom w:val="none" w:sz="0" w:space="0" w:color="auto"/>
            <w:right w:val="none" w:sz="0" w:space="0" w:color="auto"/>
          </w:divBdr>
        </w:div>
        <w:div w:id="2085377585">
          <w:marLeft w:val="0"/>
          <w:marRight w:val="0"/>
          <w:marTop w:val="0"/>
          <w:marBottom w:val="0"/>
          <w:divBdr>
            <w:top w:val="none" w:sz="0" w:space="0" w:color="auto"/>
            <w:left w:val="none" w:sz="0" w:space="0" w:color="auto"/>
            <w:bottom w:val="none" w:sz="0" w:space="0" w:color="auto"/>
            <w:right w:val="none" w:sz="0" w:space="0" w:color="auto"/>
          </w:divBdr>
        </w:div>
        <w:div w:id="1078475573">
          <w:marLeft w:val="0"/>
          <w:marRight w:val="0"/>
          <w:marTop w:val="150"/>
          <w:marBottom w:val="0"/>
          <w:divBdr>
            <w:top w:val="none" w:sz="0" w:space="0" w:color="auto"/>
            <w:left w:val="none" w:sz="0" w:space="0" w:color="auto"/>
            <w:bottom w:val="none" w:sz="0" w:space="0" w:color="auto"/>
            <w:right w:val="none" w:sz="0" w:space="0" w:color="auto"/>
          </w:divBdr>
        </w:div>
        <w:div w:id="1163819512">
          <w:marLeft w:val="0"/>
          <w:marRight w:val="0"/>
          <w:marTop w:val="0"/>
          <w:marBottom w:val="0"/>
          <w:divBdr>
            <w:top w:val="none" w:sz="0" w:space="0" w:color="auto"/>
            <w:left w:val="none" w:sz="0" w:space="0" w:color="auto"/>
            <w:bottom w:val="none" w:sz="0" w:space="0" w:color="auto"/>
            <w:right w:val="none" w:sz="0" w:space="0" w:color="auto"/>
          </w:divBdr>
          <w:divsChild>
            <w:div w:id="1467893847">
              <w:marLeft w:val="0"/>
              <w:marRight w:val="0"/>
              <w:marTop w:val="0"/>
              <w:marBottom w:val="0"/>
              <w:divBdr>
                <w:top w:val="none" w:sz="0" w:space="0" w:color="auto"/>
                <w:left w:val="none" w:sz="0" w:space="0" w:color="auto"/>
                <w:bottom w:val="none" w:sz="0" w:space="0" w:color="auto"/>
                <w:right w:val="none" w:sz="0" w:space="0" w:color="auto"/>
              </w:divBdr>
              <w:divsChild>
                <w:div w:id="943653666">
                  <w:marLeft w:val="0"/>
                  <w:marRight w:val="0"/>
                  <w:marTop w:val="0"/>
                  <w:marBottom w:val="0"/>
                  <w:divBdr>
                    <w:top w:val="none" w:sz="0" w:space="0" w:color="auto"/>
                    <w:left w:val="none" w:sz="0" w:space="0" w:color="auto"/>
                    <w:bottom w:val="none" w:sz="0" w:space="0" w:color="auto"/>
                    <w:right w:val="none" w:sz="0" w:space="0" w:color="auto"/>
                  </w:divBdr>
                </w:div>
                <w:div w:id="859243960">
                  <w:marLeft w:val="0"/>
                  <w:marRight w:val="0"/>
                  <w:marTop w:val="0"/>
                  <w:marBottom w:val="0"/>
                  <w:divBdr>
                    <w:top w:val="none" w:sz="0" w:space="0" w:color="auto"/>
                    <w:left w:val="none" w:sz="0" w:space="0" w:color="auto"/>
                    <w:bottom w:val="none" w:sz="0" w:space="0" w:color="auto"/>
                    <w:right w:val="none" w:sz="0" w:space="0" w:color="auto"/>
                  </w:divBdr>
                </w:div>
                <w:div w:id="1920022185">
                  <w:marLeft w:val="0"/>
                  <w:marRight w:val="0"/>
                  <w:marTop w:val="0"/>
                  <w:marBottom w:val="0"/>
                  <w:divBdr>
                    <w:top w:val="none" w:sz="0" w:space="0" w:color="auto"/>
                    <w:left w:val="none" w:sz="0" w:space="0" w:color="auto"/>
                    <w:bottom w:val="none" w:sz="0" w:space="0" w:color="auto"/>
                    <w:right w:val="none" w:sz="0" w:space="0" w:color="auto"/>
                  </w:divBdr>
                </w:div>
                <w:div w:id="26298995">
                  <w:marLeft w:val="0"/>
                  <w:marRight w:val="0"/>
                  <w:marTop w:val="0"/>
                  <w:marBottom w:val="0"/>
                  <w:divBdr>
                    <w:top w:val="none" w:sz="0" w:space="0" w:color="auto"/>
                    <w:left w:val="none" w:sz="0" w:space="0" w:color="auto"/>
                    <w:bottom w:val="none" w:sz="0" w:space="0" w:color="auto"/>
                    <w:right w:val="none" w:sz="0" w:space="0" w:color="auto"/>
                  </w:divBdr>
                </w:div>
                <w:div w:id="254872753">
                  <w:marLeft w:val="0"/>
                  <w:marRight w:val="0"/>
                  <w:marTop w:val="0"/>
                  <w:marBottom w:val="0"/>
                  <w:divBdr>
                    <w:top w:val="none" w:sz="0" w:space="0" w:color="auto"/>
                    <w:left w:val="none" w:sz="0" w:space="0" w:color="auto"/>
                    <w:bottom w:val="none" w:sz="0" w:space="0" w:color="auto"/>
                    <w:right w:val="none" w:sz="0" w:space="0" w:color="auto"/>
                  </w:divBdr>
                  <w:divsChild>
                    <w:div w:id="755519282">
                      <w:marLeft w:val="0"/>
                      <w:marRight w:val="0"/>
                      <w:marTop w:val="0"/>
                      <w:marBottom w:val="0"/>
                      <w:divBdr>
                        <w:top w:val="none" w:sz="0" w:space="0" w:color="auto"/>
                        <w:left w:val="none" w:sz="0" w:space="0" w:color="auto"/>
                        <w:bottom w:val="none" w:sz="0" w:space="0" w:color="auto"/>
                        <w:right w:val="none" w:sz="0" w:space="0" w:color="auto"/>
                      </w:divBdr>
                    </w:div>
                    <w:div w:id="1505896928">
                      <w:marLeft w:val="0"/>
                      <w:marRight w:val="0"/>
                      <w:marTop w:val="0"/>
                      <w:marBottom w:val="0"/>
                      <w:divBdr>
                        <w:top w:val="none" w:sz="0" w:space="0" w:color="auto"/>
                        <w:left w:val="none" w:sz="0" w:space="0" w:color="auto"/>
                        <w:bottom w:val="none" w:sz="0" w:space="0" w:color="auto"/>
                        <w:right w:val="none" w:sz="0" w:space="0" w:color="auto"/>
                      </w:divBdr>
                    </w:div>
                  </w:divsChild>
                </w:div>
                <w:div w:id="1687099019">
                  <w:marLeft w:val="0"/>
                  <w:marRight w:val="0"/>
                  <w:marTop w:val="0"/>
                  <w:marBottom w:val="0"/>
                  <w:divBdr>
                    <w:top w:val="none" w:sz="0" w:space="0" w:color="auto"/>
                    <w:left w:val="none" w:sz="0" w:space="0" w:color="auto"/>
                    <w:bottom w:val="none" w:sz="0" w:space="0" w:color="auto"/>
                    <w:right w:val="none" w:sz="0" w:space="0" w:color="auto"/>
                  </w:divBdr>
                </w:div>
                <w:div w:id="1351950670">
                  <w:marLeft w:val="0"/>
                  <w:marRight w:val="0"/>
                  <w:marTop w:val="0"/>
                  <w:marBottom w:val="0"/>
                  <w:divBdr>
                    <w:top w:val="none" w:sz="0" w:space="0" w:color="auto"/>
                    <w:left w:val="none" w:sz="0" w:space="0" w:color="auto"/>
                    <w:bottom w:val="none" w:sz="0" w:space="0" w:color="auto"/>
                    <w:right w:val="none" w:sz="0" w:space="0" w:color="auto"/>
                  </w:divBdr>
                  <w:divsChild>
                    <w:div w:id="1623803190">
                      <w:marLeft w:val="300"/>
                      <w:marRight w:val="300"/>
                      <w:marTop w:val="75"/>
                      <w:marBottom w:val="300"/>
                      <w:divBdr>
                        <w:top w:val="none" w:sz="0" w:space="0" w:color="auto"/>
                        <w:left w:val="none" w:sz="0" w:space="0" w:color="auto"/>
                        <w:bottom w:val="none" w:sz="0" w:space="0" w:color="auto"/>
                        <w:right w:val="none" w:sz="0" w:space="0" w:color="auto"/>
                      </w:divBdr>
                      <w:divsChild>
                        <w:div w:id="153885355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717071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75611474">
          <w:marLeft w:val="0"/>
          <w:marRight w:val="0"/>
          <w:marTop w:val="0"/>
          <w:marBottom w:val="0"/>
          <w:divBdr>
            <w:top w:val="none" w:sz="0" w:space="0" w:color="auto"/>
            <w:left w:val="none" w:sz="0" w:space="0" w:color="auto"/>
            <w:bottom w:val="none" w:sz="0" w:space="0" w:color="auto"/>
            <w:right w:val="none" w:sz="0" w:space="0" w:color="auto"/>
          </w:divBdr>
        </w:div>
        <w:div w:id="1001279489">
          <w:marLeft w:val="0"/>
          <w:marRight w:val="0"/>
          <w:marTop w:val="0"/>
          <w:marBottom w:val="0"/>
          <w:divBdr>
            <w:top w:val="none" w:sz="0" w:space="0" w:color="auto"/>
            <w:left w:val="none" w:sz="0" w:space="0" w:color="auto"/>
            <w:bottom w:val="none" w:sz="0" w:space="0" w:color="auto"/>
            <w:right w:val="none" w:sz="0" w:space="0" w:color="auto"/>
          </w:divBdr>
        </w:div>
        <w:div w:id="1139806498">
          <w:marLeft w:val="0"/>
          <w:marRight w:val="0"/>
          <w:marTop w:val="0"/>
          <w:marBottom w:val="0"/>
          <w:divBdr>
            <w:top w:val="none" w:sz="0" w:space="0" w:color="auto"/>
            <w:left w:val="none" w:sz="0" w:space="0" w:color="auto"/>
            <w:bottom w:val="none" w:sz="0" w:space="0" w:color="auto"/>
            <w:right w:val="none" w:sz="0" w:space="0" w:color="auto"/>
          </w:divBdr>
        </w:div>
        <w:div w:id="1377195062">
          <w:marLeft w:val="0"/>
          <w:marRight w:val="0"/>
          <w:marTop w:val="0"/>
          <w:marBottom w:val="0"/>
          <w:divBdr>
            <w:top w:val="none" w:sz="0" w:space="0" w:color="auto"/>
            <w:left w:val="none" w:sz="0" w:space="0" w:color="auto"/>
            <w:bottom w:val="none" w:sz="0" w:space="0" w:color="auto"/>
            <w:right w:val="none" w:sz="0" w:space="0" w:color="auto"/>
          </w:divBdr>
        </w:div>
        <w:div w:id="442041957">
          <w:marLeft w:val="0"/>
          <w:marRight w:val="0"/>
          <w:marTop w:val="0"/>
          <w:marBottom w:val="0"/>
          <w:divBdr>
            <w:top w:val="none" w:sz="0" w:space="0" w:color="auto"/>
            <w:left w:val="none" w:sz="0" w:space="0" w:color="auto"/>
            <w:bottom w:val="none" w:sz="0" w:space="0" w:color="auto"/>
            <w:right w:val="none" w:sz="0" w:space="0" w:color="auto"/>
          </w:divBdr>
          <w:divsChild>
            <w:div w:id="710230404">
              <w:marLeft w:val="0"/>
              <w:marRight w:val="0"/>
              <w:marTop w:val="0"/>
              <w:marBottom w:val="0"/>
              <w:divBdr>
                <w:top w:val="none" w:sz="0" w:space="0" w:color="auto"/>
                <w:left w:val="none" w:sz="0" w:space="0" w:color="auto"/>
                <w:bottom w:val="none" w:sz="0" w:space="0" w:color="auto"/>
                <w:right w:val="none" w:sz="0" w:space="0" w:color="auto"/>
              </w:divBdr>
            </w:div>
            <w:div w:id="96608205">
              <w:marLeft w:val="0"/>
              <w:marRight w:val="0"/>
              <w:marTop w:val="0"/>
              <w:marBottom w:val="0"/>
              <w:divBdr>
                <w:top w:val="none" w:sz="0" w:space="0" w:color="auto"/>
                <w:left w:val="none" w:sz="0" w:space="0" w:color="auto"/>
                <w:bottom w:val="none" w:sz="0" w:space="0" w:color="auto"/>
                <w:right w:val="none" w:sz="0" w:space="0" w:color="auto"/>
              </w:divBdr>
            </w:div>
          </w:divsChild>
        </w:div>
        <w:div w:id="398402051">
          <w:marLeft w:val="0"/>
          <w:marRight w:val="0"/>
          <w:marTop w:val="0"/>
          <w:marBottom w:val="0"/>
          <w:divBdr>
            <w:top w:val="none" w:sz="0" w:space="0" w:color="auto"/>
            <w:left w:val="none" w:sz="0" w:space="0" w:color="auto"/>
            <w:bottom w:val="none" w:sz="0" w:space="0" w:color="auto"/>
            <w:right w:val="none" w:sz="0" w:space="0" w:color="auto"/>
          </w:divBdr>
        </w:div>
        <w:div w:id="1283153766">
          <w:marLeft w:val="0"/>
          <w:marRight w:val="0"/>
          <w:marTop w:val="0"/>
          <w:marBottom w:val="0"/>
          <w:divBdr>
            <w:top w:val="none" w:sz="0" w:space="0" w:color="auto"/>
            <w:left w:val="none" w:sz="0" w:space="0" w:color="auto"/>
            <w:bottom w:val="none" w:sz="0" w:space="0" w:color="auto"/>
            <w:right w:val="none" w:sz="0" w:space="0" w:color="auto"/>
          </w:divBdr>
        </w:div>
        <w:div w:id="2078093732">
          <w:marLeft w:val="0"/>
          <w:marRight w:val="0"/>
          <w:marTop w:val="150"/>
          <w:marBottom w:val="0"/>
          <w:divBdr>
            <w:top w:val="none" w:sz="0" w:space="0" w:color="auto"/>
            <w:left w:val="none" w:sz="0" w:space="0" w:color="auto"/>
            <w:bottom w:val="none" w:sz="0" w:space="0" w:color="auto"/>
            <w:right w:val="none" w:sz="0" w:space="0" w:color="auto"/>
          </w:divBdr>
        </w:div>
        <w:div w:id="1332172340">
          <w:marLeft w:val="0"/>
          <w:marRight w:val="0"/>
          <w:marTop w:val="0"/>
          <w:marBottom w:val="0"/>
          <w:divBdr>
            <w:top w:val="none" w:sz="0" w:space="0" w:color="auto"/>
            <w:left w:val="none" w:sz="0" w:space="0" w:color="auto"/>
            <w:bottom w:val="none" w:sz="0" w:space="0" w:color="auto"/>
            <w:right w:val="none" w:sz="0" w:space="0" w:color="auto"/>
          </w:divBdr>
          <w:divsChild>
            <w:div w:id="929772029">
              <w:marLeft w:val="0"/>
              <w:marRight w:val="0"/>
              <w:marTop w:val="0"/>
              <w:marBottom w:val="0"/>
              <w:divBdr>
                <w:top w:val="none" w:sz="0" w:space="0" w:color="auto"/>
                <w:left w:val="none" w:sz="0" w:space="0" w:color="auto"/>
                <w:bottom w:val="none" w:sz="0" w:space="0" w:color="auto"/>
                <w:right w:val="none" w:sz="0" w:space="0" w:color="auto"/>
              </w:divBdr>
              <w:divsChild>
                <w:div w:id="1547335448">
                  <w:marLeft w:val="0"/>
                  <w:marRight w:val="0"/>
                  <w:marTop w:val="0"/>
                  <w:marBottom w:val="0"/>
                  <w:divBdr>
                    <w:top w:val="none" w:sz="0" w:space="0" w:color="auto"/>
                    <w:left w:val="none" w:sz="0" w:space="0" w:color="auto"/>
                    <w:bottom w:val="none" w:sz="0" w:space="0" w:color="auto"/>
                    <w:right w:val="none" w:sz="0" w:space="0" w:color="auto"/>
                  </w:divBdr>
                </w:div>
                <w:div w:id="130488487">
                  <w:marLeft w:val="0"/>
                  <w:marRight w:val="0"/>
                  <w:marTop w:val="0"/>
                  <w:marBottom w:val="0"/>
                  <w:divBdr>
                    <w:top w:val="none" w:sz="0" w:space="0" w:color="auto"/>
                    <w:left w:val="none" w:sz="0" w:space="0" w:color="auto"/>
                    <w:bottom w:val="none" w:sz="0" w:space="0" w:color="auto"/>
                    <w:right w:val="none" w:sz="0" w:space="0" w:color="auto"/>
                  </w:divBdr>
                </w:div>
                <w:div w:id="1239754163">
                  <w:marLeft w:val="0"/>
                  <w:marRight w:val="0"/>
                  <w:marTop w:val="0"/>
                  <w:marBottom w:val="0"/>
                  <w:divBdr>
                    <w:top w:val="none" w:sz="0" w:space="0" w:color="auto"/>
                    <w:left w:val="none" w:sz="0" w:space="0" w:color="auto"/>
                    <w:bottom w:val="none" w:sz="0" w:space="0" w:color="auto"/>
                    <w:right w:val="none" w:sz="0" w:space="0" w:color="auto"/>
                  </w:divBdr>
                </w:div>
                <w:div w:id="1249729026">
                  <w:marLeft w:val="0"/>
                  <w:marRight w:val="0"/>
                  <w:marTop w:val="0"/>
                  <w:marBottom w:val="0"/>
                  <w:divBdr>
                    <w:top w:val="none" w:sz="0" w:space="0" w:color="auto"/>
                    <w:left w:val="none" w:sz="0" w:space="0" w:color="auto"/>
                    <w:bottom w:val="none" w:sz="0" w:space="0" w:color="auto"/>
                    <w:right w:val="none" w:sz="0" w:space="0" w:color="auto"/>
                  </w:divBdr>
                  <w:divsChild>
                    <w:div w:id="1360087063">
                      <w:marLeft w:val="0"/>
                      <w:marRight w:val="0"/>
                      <w:marTop w:val="0"/>
                      <w:marBottom w:val="0"/>
                      <w:divBdr>
                        <w:top w:val="none" w:sz="0" w:space="0" w:color="auto"/>
                        <w:left w:val="none" w:sz="0" w:space="0" w:color="auto"/>
                        <w:bottom w:val="none" w:sz="0" w:space="0" w:color="auto"/>
                        <w:right w:val="none" w:sz="0" w:space="0" w:color="auto"/>
                      </w:divBdr>
                    </w:div>
                  </w:divsChild>
                </w:div>
                <w:div w:id="161504531">
                  <w:marLeft w:val="0"/>
                  <w:marRight w:val="0"/>
                  <w:marTop w:val="0"/>
                  <w:marBottom w:val="0"/>
                  <w:divBdr>
                    <w:top w:val="none" w:sz="0" w:space="0" w:color="auto"/>
                    <w:left w:val="none" w:sz="0" w:space="0" w:color="auto"/>
                    <w:bottom w:val="none" w:sz="0" w:space="0" w:color="auto"/>
                    <w:right w:val="none" w:sz="0" w:space="0" w:color="auto"/>
                  </w:divBdr>
                </w:div>
                <w:div w:id="1086268859">
                  <w:marLeft w:val="0"/>
                  <w:marRight w:val="0"/>
                  <w:marTop w:val="0"/>
                  <w:marBottom w:val="0"/>
                  <w:divBdr>
                    <w:top w:val="none" w:sz="0" w:space="0" w:color="auto"/>
                    <w:left w:val="none" w:sz="0" w:space="0" w:color="auto"/>
                    <w:bottom w:val="none" w:sz="0" w:space="0" w:color="auto"/>
                    <w:right w:val="none" w:sz="0" w:space="0" w:color="auto"/>
                  </w:divBdr>
                </w:div>
                <w:div w:id="4455892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00783762">
          <w:marLeft w:val="0"/>
          <w:marRight w:val="0"/>
          <w:marTop w:val="0"/>
          <w:marBottom w:val="0"/>
          <w:divBdr>
            <w:top w:val="none" w:sz="0" w:space="0" w:color="auto"/>
            <w:left w:val="none" w:sz="0" w:space="0" w:color="auto"/>
            <w:bottom w:val="none" w:sz="0" w:space="0" w:color="auto"/>
            <w:right w:val="none" w:sz="0" w:space="0" w:color="auto"/>
          </w:divBdr>
        </w:div>
        <w:div w:id="202912566">
          <w:marLeft w:val="0"/>
          <w:marRight w:val="0"/>
          <w:marTop w:val="0"/>
          <w:marBottom w:val="0"/>
          <w:divBdr>
            <w:top w:val="none" w:sz="0" w:space="0" w:color="auto"/>
            <w:left w:val="none" w:sz="0" w:space="0" w:color="auto"/>
            <w:bottom w:val="none" w:sz="0" w:space="0" w:color="auto"/>
            <w:right w:val="none" w:sz="0" w:space="0" w:color="auto"/>
          </w:divBdr>
        </w:div>
        <w:div w:id="872110253">
          <w:marLeft w:val="0"/>
          <w:marRight w:val="0"/>
          <w:marTop w:val="0"/>
          <w:marBottom w:val="0"/>
          <w:divBdr>
            <w:top w:val="none" w:sz="0" w:space="0" w:color="auto"/>
            <w:left w:val="none" w:sz="0" w:space="0" w:color="auto"/>
            <w:bottom w:val="none" w:sz="0" w:space="0" w:color="auto"/>
            <w:right w:val="none" w:sz="0" w:space="0" w:color="auto"/>
          </w:divBdr>
        </w:div>
        <w:div w:id="2076471756">
          <w:marLeft w:val="0"/>
          <w:marRight w:val="0"/>
          <w:marTop w:val="0"/>
          <w:marBottom w:val="0"/>
          <w:divBdr>
            <w:top w:val="none" w:sz="0" w:space="0" w:color="auto"/>
            <w:left w:val="none" w:sz="0" w:space="0" w:color="auto"/>
            <w:bottom w:val="none" w:sz="0" w:space="0" w:color="auto"/>
            <w:right w:val="none" w:sz="0" w:space="0" w:color="auto"/>
          </w:divBdr>
        </w:div>
        <w:div w:id="1423532777">
          <w:marLeft w:val="0"/>
          <w:marRight w:val="0"/>
          <w:marTop w:val="0"/>
          <w:marBottom w:val="0"/>
          <w:divBdr>
            <w:top w:val="none" w:sz="0" w:space="0" w:color="auto"/>
            <w:left w:val="none" w:sz="0" w:space="0" w:color="auto"/>
            <w:bottom w:val="none" w:sz="0" w:space="0" w:color="auto"/>
            <w:right w:val="none" w:sz="0" w:space="0" w:color="auto"/>
          </w:divBdr>
          <w:divsChild>
            <w:div w:id="1347100242">
              <w:marLeft w:val="0"/>
              <w:marRight w:val="0"/>
              <w:marTop w:val="0"/>
              <w:marBottom w:val="0"/>
              <w:divBdr>
                <w:top w:val="none" w:sz="0" w:space="0" w:color="auto"/>
                <w:left w:val="none" w:sz="0" w:space="0" w:color="auto"/>
                <w:bottom w:val="none" w:sz="0" w:space="0" w:color="auto"/>
                <w:right w:val="none" w:sz="0" w:space="0" w:color="auto"/>
              </w:divBdr>
            </w:div>
            <w:div w:id="897210003">
              <w:marLeft w:val="0"/>
              <w:marRight w:val="0"/>
              <w:marTop w:val="0"/>
              <w:marBottom w:val="0"/>
              <w:divBdr>
                <w:top w:val="none" w:sz="0" w:space="0" w:color="auto"/>
                <w:left w:val="none" w:sz="0" w:space="0" w:color="auto"/>
                <w:bottom w:val="none" w:sz="0" w:space="0" w:color="auto"/>
                <w:right w:val="none" w:sz="0" w:space="0" w:color="auto"/>
              </w:divBdr>
            </w:div>
          </w:divsChild>
        </w:div>
        <w:div w:id="2141879531">
          <w:marLeft w:val="0"/>
          <w:marRight w:val="0"/>
          <w:marTop w:val="0"/>
          <w:marBottom w:val="0"/>
          <w:divBdr>
            <w:top w:val="none" w:sz="0" w:space="0" w:color="auto"/>
            <w:left w:val="none" w:sz="0" w:space="0" w:color="auto"/>
            <w:bottom w:val="none" w:sz="0" w:space="0" w:color="auto"/>
            <w:right w:val="none" w:sz="0" w:space="0" w:color="auto"/>
          </w:divBdr>
        </w:div>
        <w:div w:id="52317902">
          <w:marLeft w:val="0"/>
          <w:marRight w:val="0"/>
          <w:marTop w:val="150"/>
          <w:marBottom w:val="0"/>
          <w:divBdr>
            <w:top w:val="none" w:sz="0" w:space="0" w:color="auto"/>
            <w:left w:val="none" w:sz="0" w:space="0" w:color="auto"/>
            <w:bottom w:val="none" w:sz="0" w:space="0" w:color="auto"/>
            <w:right w:val="none" w:sz="0" w:space="0" w:color="auto"/>
          </w:divBdr>
        </w:div>
        <w:div w:id="489369803">
          <w:marLeft w:val="0"/>
          <w:marRight w:val="0"/>
          <w:marTop w:val="0"/>
          <w:marBottom w:val="0"/>
          <w:divBdr>
            <w:top w:val="none" w:sz="0" w:space="0" w:color="auto"/>
            <w:left w:val="none" w:sz="0" w:space="0" w:color="auto"/>
            <w:bottom w:val="none" w:sz="0" w:space="0" w:color="auto"/>
            <w:right w:val="none" w:sz="0" w:space="0" w:color="auto"/>
          </w:divBdr>
        </w:div>
        <w:div w:id="2076512258">
          <w:marLeft w:val="0"/>
          <w:marRight w:val="0"/>
          <w:marTop w:val="0"/>
          <w:marBottom w:val="0"/>
          <w:divBdr>
            <w:top w:val="none" w:sz="0" w:space="0" w:color="auto"/>
            <w:left w:val="none" w:sz="0" w:space="0" w:color="auto"/>
            <w:bottom w:val="none" w:sz="0" w:space="0" w:color="auto"/>
            <w:right w:val="none" w:sz="0" w:space="0" w:color="auto"/>
          </w:divBdr>
        </w:div>
      </w:divsChild>
    </w:div>
    <w:div w:id="1921796003">
      <w:bodyDiv w:val="1"/>
      <w:marLeft w:val="0"/>
      <w:marRight w:val="0"/>
      <w:marTop w:val="0"/>
      <w:marBottom w:val="0"/>
      <w:divBdr>
        <w:top w:val="none" w:sz="0" w:space="0" w:color="auto"/>
        <w:left w:val="none" w:sz="0" w:space="0" w:color="auto"/>
        <w:bottom w:val="none" w:sz="0" w:space="0" w:color="auto"/>
        <w:right w:val="none" w:sz="0" w:space="0" w:color="auto"/>
      </w:divBdr>
      <w:divsChild>
        <w:div w:id="1787119990">
          <w:marLeft w:val="0"/>
          <w:marRight w:val="0"/>
          <w:marTop w:val="0"/>
          <w:marBottom w:val="0"/>
          <w:divBdr>
            <w:top w:val="none" w:sz="0" w:space="0" w:color="auto"/>
            <w:left w:val="none" w:sz="0" w:space="0" w:color="auto"/>
            <w:bottom w:val="none" w:sz="0" w:space="0" w:color="auto"/>
            <w:right w:val="none" w:sz="0" w:space="0" w:color="auto"/>
          </w:divBdr>
          <w:divsChild>
            <w:div w:id="713382387">
              <w:marLeft w:val="0"/>
              <w:marRight w:val="0"/>
              <w:marTop w:val="0"/>
              <w:marBottom w:val="0"/>
              <w:divBdr>
                <w:top w:val="none" w:sz="0" w:space="0" w:color="auto"/>
                <w:left w:val="none" w:sz="0" w:space="0" w:color="auto"/>
                <w:bottom w:val="none" w:sz="0" w:space="0" w:color="auto"/>
                <w:right w:val="none" w:sz="0" w:space="0" w:color="auto"/>
              </w:divBdr>
            </w:div>
          </w:divsChild>
        </w:div>
        <w:div w:id="823621773">
          <w:marLeft w:val="0"/>
          <w:marRight w:val="0"/>
          <w:marTop w:val="0"/>
          <w:marBottom w:val="0"/>
          <w:divBdr>
            <w:top w:val="none" w:sz="0" w:space="0" w:color="auto"/>
            <w:left w:val="none" w:sz="0" w:space="0" w:color="auto"/>
            <w:bottom w:val="none" w:sz="0" w:space="0" w:color="auto"/>
            <w:right w:val="none" w:sz="0" w:space="0" w:color="auto"/>
          </w:divBdr>
          <w:divsChild>
            <w:div w:id="1689939623">
              <w:marLeft w:val="0"/>
              <w:marRight w:val="0"/>
              <w:marTop w:val="0"/>
              <w:marBottom w:val="0"/>
              <w:divBdr>
                <w:top w:val="none" w:sz="0" w:space="0" w:color="auto"/>
                <w:left w:val="none" w:sz="0" w:space="0" w:color="auto"/>
                <w:bottom w:val="none" w:sz="0" w:space="0" w:color="auto"/>
                <w:right w:val="none" w:sz="0" w:space="0" w:color="auto"/>
              </w:divBdr>
            </w:div>
            <w:div w:id="841892390">
              <w:marLeft w:val="0"/>
              <w:marRight w:val="0"/>
              <w:marTop w:val="0"/>
              <w:marBottom w:val="0"/>
              <w:divBdr>
                <w:top w:val="none" w:sz="0" w:space="0" w:color="auto"/>
                <w:left w:val="none" w:sz="0" w:space="0" w:color="auto"/>
                <w:bottom w:val="none" w:sz="0" w:space="0" w:color="auto"/>
                <w:right w:val="none" w:sz="0" w:space="0" w:color="auto"/>
              </w:divBdr>
            </w:div>
            <w:div w:id="12683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4901">
      <w:bodyDiv w:val="1"/>
      <w:marLeft w:val="0"/>
      <w:marRight w:val="0"/>
      <w:marTop w:val="0"/>
      <w:marBottom w:val="0"/>
      <w:divBdr>
        <w:top w:val="none" w:sz="0" w:space="0" w:color="auto"/>
        <w:left w:val="none" w:sz="0" w:space="0" w:color="auto"/>
        <w:bottom w:val="none" w:sz="0" w:space="0" w:color="auto"/>
        <w:right w:val="none" w:sz="0" w:space="0" w:color="auto"/>
      </w:divBdr>
      <w:divsChild>
        <w:div w:id="495924928">
          <w:marLeft w:val="0"/>
          <w:marRight w:val="0"/>
          <w:marTop w:val="0"/>
          <w:marBottom w:val="0"/>
          <w:divBdr>
            <w:top w:val="none" w:sz="0" w:space="0" w:color="auto"/>
            <w:left w:val="none" w:sz="0" w:space="0" w:color="auto"/>
            <w:bottom w:val="none" w:sz="0" w:space="0" w:color="auto"/>
            <w:right w:val="none" w:sz="0" w:space="0" w:color="auto"/>
          </w:divBdr>
          <w:divsChild>
            <w:div w:id="497816925">
              <w:marLeft w:val="0"/>
              <w:marRight w:val="0"/>
              <w:marTop w:val="0"/>
              <w:marBottom w:val="0"/>
              <w:divBdr>
                <w:top w:val="none" w:sz="0" w:space="0" w:color="auto"/>
                <w:left w:val="none" w:sz="0" w:space="0" w:color="auto"/>
                <w:bottom w:val="none" w:sz="0" w:space="0" w:color="auto"/>
                <w:right w:val="none" w:sz="0" w:space="0" w:color="auto"/>
              </w:divBdr>
              <w:divsChild>
                <w:div w:id="1486506867">
                  <w:marLeft w:val="0"/>
                  <w:marRight w:val="0"/>
                  <w:marTop w:val="0"/>
                  <w:marBottom w:val="0"/>
                  <w:divBdr>
                    <w:top w:val="none" w:sz="0" w:space="0" w:color="auto"/>
                    <w:left w:val="none" w:sz="0" w:space="0" w:color="auto"/>
                    <w:bottom w:val="none" w:sz="0" w:space="0" w:color="auto"/>
                    <w:right w:val="none" w:sz="0" w:space="0" w:color="auto"/>
                  </w:divBdr>
                </w:div>
                <w:div w:id="279797958">
                  <w:marLeft w:val="0"/>
                  <w:marRight w:val="0"/>
                  <w:marTop w:val="0"/>
                  <w:marBottom w:val="0"/>
                  <w:divBdr>
                    <w:top w:val="none" w:sz="0" w:space="0" w:color="auto"/>
                    <w:left w:val="none" w:sz="0" w:space="0" w:color="auto"/>
                    <w:bottom w:val="none" w:sz="0" w:space="0" w:color="auto"/>
                    <w:right w:val="none" w:sz="0" w:space="0" w:color="auto"/>
                  </w:divBdr>
                </w:div>
                <w:div w:id="847908916">
                  <w:marLeft w:val="0"/>
                  <w:marRight w:val="0"/>
                  <w:marTop w:val="0"/>
                  <w:marBottom w:val="0"/>
                  <w:divBdr>
                    <w:top w:val="none" w:sz="0" w:space="0" w:color="auto"/>
                    <w:left w:val="none" w:sz="0" w:space="0" w:color="auto"/>
                    <w:bottom w:val="none" w:sz="0" w:space="0" w:color="auto"/>
                    <w:right w:val="none" w:sz="0" w:space="0" w:color="auto"/>
                  </w:divBdr>
                </w:div>
                <w:div w:id="879585944">
                  <w:marLeft w:val="0"/>
                  <w:marRight w:val="0"/>
                  <w:marTop w:val="0"/>
                  <w:marBottom w:val="0"/>
                  <w:divBdr>
                    <w:top w:val="none" w:sz="0" w:space="0" w:color="auto"/>
                    <w:left w:val="none" w:sz="0" w:space="0" w:color="auto"/>
                    <w:bottom w:val="none" w:sz="0" w:space="0" w:color="auto"/>
                    <w:right w:val="none" w:sz="0" w:space="0" w:color="auto"/>
                  </w:divBdr>
                  <w:divsChild>
                    <w:div w:id="478353193">
                      <w:marLeft w:val="0"/>
                      <w:marRight w:val="0"/>
                      <w:marTop w:val="0"/>
                      <w:marBottom w:val="0"/>
                      <w:divBdr>
                        <w:top w:val="none" w:sz="0" w:space="0" w:color="auto"/>
                        <w:left w:val="none" w:sz="0" w:space="0" w:color="auto"/>
                        <w:bottom w:val="none" w:sz="0" w:space="0" w:color="auto"/>
                        <w:right w:val="none" w:sz="0" w:space="0" w:color="auto"/>
                      </w:divBdr>
                    </w:div>
                    <w:div w:id="651299647">
                      <w:marLeft w:val="0"/>
                      <w:marRight w:val="0"/>
                      <w:marTop w:val="0"/>
                      <w:marBottom w:val="0"/>
                      <w:divBdr>
                        <w:top w:val="none" w:sz="0" w:space="0" w:color="auto"/>
                        <w:left w:val="none" w:sz="0" w:space="0" w:color="auto"/>
                        <w:bottom w:val="none" w:sz="0" w:space="0" w:color="auto"/>
                        <w:right w:val="none" w:sz="0" w:space="0" w:color="auto"/>
                      </w:divBdr>
                      <w:divsChild>
                        <w:div w:id="1758669204">
                          <w:marLeft w:val="0"/>
                          <w:marRight w:val="0"/>
                          <w:marTop w:val="0"/>
                          <w:marBottom w:val="0"/>
                          <w:divBdr>
                            <w:top w:val="none" w:sz="0" w:space="0" w:color="auto"/>
                            <w:left w:val="none" w:sz="0" w:space="0" w:color="auto"/>
                            <w:bottom w:val="none" w:sz="0" w:space="0" w:color="auto"/>
                            <w:right w:val="none" w:sz="0" w:space="0" w:color="auto"/>
                          </w:divBdr>
                        </w:div>
                      </w:divsChild>
                    </w:div>
                    <w:div w:id="1838689868">
                      <w:marLeft w:val="0"/>
                      <w:marRight w:val="0"/>
                      <w:marTop w:val="0"/>
                      <w:marBottom w:val="0"/>
                      <w:divBdr>
                        <w:top w:val="none" w:sz="0" w:space="0" w:color="auto"/>
                        <w:left w:val="none" w:sz="0" w:space="0" w:color="auto"/>
                        <w:bottom w:val="none" w:sz="0" w:space="0" w:color="auto"/>
                        <w:right w:val="none" w:sz="0" w:space="0" w:color="auto"/>
                      </w:divBdr>
                    </w:div>
                  </w:divsChild>
                </w:div>
                <w:div w:id="2123113811">
                  <w:marLeft w:val="0"/>
                  <w:marRight w:val="0"/>
                  <w:marTop w:val="0"/>
                  <w:marBottom w:val="0"/>
                  <w:divBdr>
                    <w:top w:val="none" w:sz="0" w:space="0" w:color="auto"/>
                    <w:left w:val="none" w:sz="0" w:space="0" w:color="auto"/>
                    <w:bottom w:val="none" w:sz="0" w:space="0" w:color="auto"/>
                    <w:right w:val="none" w:sz="0" w:space="0" w:color="auto"/>
                  </w:divBdr>
                </w:div>
              </w:divsChild>
            </w:div>
            <w:div w:id="604384827">
              <w:marLeft w:val="0"/>
              <w:marRight w:val="0"/>
              <w:marTop w:val="0"/>
              <w:marBottom w:val="0"/>
              <w:divBdr>
                <w:top w:val="none" w:sz="0" w:space="0" w:color="auto"/>
                <w:left w:val="none" w:sz="0" w:space="0" w:color="auto"/>
                <w:bottom w:val="none" w:sz="0" w:space="0" w:color="auto"/>
                <w:right w:val="none" w:sz="0" w:space="0" w:color="auto"/>
              </w:divBdr>
            </w:div>
          </w:divsChild>
        </w:div>
        <w:div w:id="1075782718">
          <w:marLeft w:val="0"/>
          <w:marRight w:val="0"/>
          <w:marTop w:val="0"/>
          <w:marBottom w:val="0"/>
          <w:divBdr>
            <w:top w:val="none" w:sz="0" w:space="0" w:color="auto"/>
            <w:left w:val="none" w:sz="0" w:space="0" w:color="auto"/>
            <w:bottom w:val="none" w:sz="0" w:space="0" w:color="auto"/>
            <w:right w:val="none" w:sz="0" w:space="0" w:color="auto"/>
          </w:divBdr>
          <w:divsChild>
            <w:div w:id="120272516">
              <w:marLeft w:val="0"/>
              <w:marRight w:val="0"/>
              <w:marTop w:val="0"/>
              <w:marBottom w:val="0"/>
              <w:divBdr>
                <w:top w:val="none" w:sz="0" w:space="0" w:color="auto"/>
                <w:left w:val="none" w:sz="0" w:space="0" w:color="auto"/>
                <w:bottom w:val="none" w:sz="0" w:space="0" w:color="auto"/>
                <w:right w:val="none" w:sz="0" w:space="0" w:color="auto"/>
              </w:divBdr>
              <w:divsChild>
                <w:div w:id="1663047588">
                  <w:marLeft w:val="0"/>
                  <w:marRight w:val="0"/>
                  <w:marTop w:val="0"/>
                  <w:marBottom w:val="0"/>
                  <w:divBdr>
                    <w:top w:val="none" w:sz="0" w:space="0" w:color="auto"/>
                    <w:left w:val="none" w:sz="0" w:space="0" w:color="auto"/>
                    <w:bottom w:val="none" w:sz="0" w:space="0" w:color="auto"/>
                    <w:right w:val="none" w:sz="0" w:space="0" w:color="auto"/>
                  </w:divBdr>
                  <w:divsChild>
                    <w:div w:id="184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3500">
              <w:marLeft w:val="0"/>
              <w:marRight w:val="0"/>
              <w:marTop w:val="0"/>
              <w:marBottom w:val="0"/>
              <w:divBdr>
                <w:top w:val="none" w:sz="0" w:space="0" w:color="auto"/>
                <w:left w:val="none" w:sz="0" w:space="0" w:color="auto"/>
                <w:bottom w:val="none" w:sz="0" w:space="0" w:color="auto"/>
                <w:right w:val="none" w:sz="0" w:space="0" w:color="auto"/>
              </w:divBdr>
              <w:divsChild>
                <w:div w:id="2069182511">
                  <w:marLeft w:val="0"/>
                  <w:marRight w:val="0"/>
                  <w:marTop w:val="0"/>
                  <w:marBottom w:val="0"/>
                  <w:divBdr>
                    <w:top w:val="none" w:sz="0" w:space="0" w:color="auto"/>
                    <w:left w:val="none" w:sz="0" w:space="0" w:color="auto"/>
                    <w:bottom w:val="none" w:sz="0" w:space="0" w:color="auto"/>
                    <w:right w:val="none" w:sz="0" w:space="0" w:color="auto"/>
                  </w:divBdr>
                </w:div>
                <w:div w:id="18213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hyperlink" Target="http://forums.techarena.in/newreply.php?do=newreply&amp;p=4073893" TargetMode="External"/><Relationship Id="rId12" Type="http://schemas.openxmlformats.org/officeDocument/2006/relationships/hyperlink" Target="http://forums.techarena.in/newreply.php?do=newreply&amp;p=4973361"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forums.techarena.in/newreply.php?do=newreply&amp;p=4073968" TargetMode="External"/><Relationship Id="rId5" Type="http://schemas.openxmlformats.org/officeDocument/2006/relationships/hyperlink" Target="http://forums.techarena.in/newreply.php?do=newreply&amp;p=4073826" TargetMode="Externa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forums.techarena.in/members/41221.htm" TargetMode="External"/><Relationship Id="rId14" Type="http://schemas.openxmlformats.org/officeDocument/2006/relationships/hyperlink" Target="http://forums.techarena.in/newreply.php?do=newreply&amp;p=5037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Cypress Fairbanks ISD</Company>
  <LinksUpToDate>false</LinksUpToDate>
  <CharactersWithSpaces>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CFISD</dc:creator>
  <cp:lastModifiedBy>jasik5</cp:lastModifiedBy>
  <cp:revision>4</cp:revision>
  <dcterms:created xsi:type="dcterms:W3CDTF">2011-11-06T02:05:00Z</dcterms:created>
  <dcterms:modified xsi:type="dcterms:W3CDTF">2011-11-06T02:08:00Z</dcterms:modified>
</cp:coreProperties>
</file>